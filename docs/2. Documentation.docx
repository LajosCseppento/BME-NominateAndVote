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0A786F" w14:textId="1DF7338B" w:rsidR="00570EE7" w:rsidRPr="003E174F" w:rsidRDefault="00CA057A" w:rsidP="00300CCE">
      <w:pPr>
        <w:spacing w:before="2880" w:line="360" w:lineRule="auto"/>
        <w:jc w:val="center"/>
        <w:rPr>
          <w:sz w:val="96"/>
          <w:lang w:val="hu-HU"/>
        </w:rPr>
      </w:pPr>
      <w:r w:rsidRPr="003E174F">
        <w:rPr>
          <w:sz w:val="72"/>
          <w:lang w:val="hu-HU"/>
        </w:rPr>
        <w:t>Dokumentáció</w:t>
      </w:r>
    </w:p>
    <w:p w14:paraId="48480527" w14:textId="0DFA7333" w:rsidR="00AE6A2A" w:rsidRPr="003E174F" w:rsidRDefault="00AE6A2A" w:rsidP="00300CCE">
      <w:pPr>
        <w:spacing w:before="1320" w:line="360" w:lineRule="auto"/>
        <w:jc w:val="center"/>
        <w:rPr>
          <w:b/>
          <w:sz w:val="28"/>
          <w:lang w:val="hu-HU"/>
        </w:rPr>
      </w:pPr>
      <w:r w:rsidRPr="003E174F">
        <w:rPr>
          <w:b/>
          <w:sz w:val="36"/>
          <w:lang w:val="hu-HU"/>
        </w:rPr>
        <w:t>Rendszerterv</w:t>
      </w:r>
    </w:p>
    <w:p w14:paraId="76BB2AA4" w14:textId="6F3D8E78" w:rsidR="004621B6" w:rsidRPr="003E174F" w:rsidRDefault="004621B6" w:rsidP="00300CCE">
      <w:pPr>
        <w:spacing w:before="1320" w:line="360" w:lineRule="auto"/>
        <w:jc w:val="center"/>
        <w:rPr>
          <w:i/>
          <w:sz w:val="32"/>
          <w:lang w:val="hu-HU"/>
        </w:rPr>
      </w:pPr>
      <w:r w:rsidRPr="003E174F">
        <w:rPr>
          <w:i/>
          <w:sz w:val="32"/>
          <w:lang w:val="hu-HU"/>
        </w:rPr>
        <w:t>Jelölő, szavazó rendszer</w:t>
      </w:r>
      <w:r w:rsidR="00AE6A2A" w:rsidRPr="003E174F">
        <w:rPr>
          <w:i/>
          <w:sz w:val="32"/>
          <w:lang w:val="hu-HU"/>
        </w:rPr>
        <w:t xml:space="preserve"> készítése</w:t>
      </w:r>
    </w:p>
    <w:p w14:paraId="2D2B3FDB" w14:textId="278F9099" w:rsidR="00AE6A2A" w:rsidRPr="003E174F" w:rsidRDefault="00AE6A2A" w:rsidP="00300CCE">
      <w:pPr>
        <w:spacing w:before="360" w:line="360" w:lineRule="auto"/>
        <w:jc w:val="center"/>
        <w:rPr>
          <w:i/>
          <w:sz w:val="32"/>
          <w:lang w:val="hu-HU"/>
        </w:rPr>
      </w:pPr>
      <w:commentRangeStart w:id="0"/>
      <w:proofErr w:type="spellStart"/>
      <w:r w:rsidRPr="003E174F">
        <w:rPr>
          <w:i/>
          <w:sz w:val="32"/>
          <w:lang w:val="hu-HU"/>
        </w:rPr>
        <w:t>Szoftverarchitekrúrák</w:t>
      </w:r>
      <w:proofErr w:type="spellEnd"/>
      <w:r w:rsidRPr="003E174F">
        <w:rPr>
          <w:i/>
          <w:sz w:val="32"/>
          <w:lang w:val="hu-HU"/>
        </w:rPr>
        <w:t xml:space="preserve"> tárgy házi feladat</w:t>
      </w:r>
      <w:commentRangeEnd w:id="0"/>
      <w:r w:rsidR="00311762">
        <w:rPr>
          <w:rStyle w:val="CommentReference"/>
        </w:rPr>
        <w:commentReference w:id="0"/>
      </w:r>
    </w:p>
    <w:p w14:paraId="1950A122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542593D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1D66425E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770CD561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4262E42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6D74DA9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CCB2DA6" w14:textId="77777777" w:rsidR="00D60178" w:rsidRPr="003E174F" w:rsidRDefault="00D60178" w:rsidP="00D60178">
      <w:pPr>
        <w:spacing w:after="0" w:line="360" w:lineRule="auto"/>
        <w:rPr>
          <w:sz w:val="24"/>
          <w:lang w:val="hu-HU"/>
        </w:rPr>
      </w:pPr>
    </w:p>
    <w:p w14:paraId="6917484C" w14:textId="1A192491" w:rsidR="00501B8F" w:rsidRPr="003E174F" w:rsidRDefault="00D60178" w:rsidP="00D60178">
      <w:pPr>
        <w:spacing w:after="0" w:line="360" w:lineRule="auto"/>
        <w:ind w:left="6480" w:firstLine="720"/>
        <w:rPr>
          <w:sz w:val="28"/>
          <w:lang w:val="hu-HU"/>
        </w:rPr>
      </w:pPr>
      <w:r w:rsidRPr="003E174F">
        <w:rPr>
          <w:sz w:val="28"/>
          <w:lang w:val="hu-HU"/>
        </w:rPr>
        <w:t>Készítették:</w:t>
      </w:r>
    </w:p>
    <w:p w14:paraId="566FCD05" w14:textId="7D5F16A5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commentRangeStart w:id="1"/>
      <w:r w:rsidRPr="003E174F">
        <w:rPr>
          <w:sz w:val="24"/>
          <w:lang w:val="hu-HU"/>
        </w:rPr>
        <w:t>Barta Ágnes</w:t>
      </w:r>
    </w:p>
    <w:p w14:paraId="519C89CB" w14:textId="43F4B958" w:rsidR="00D60178" w:rsidRPr="003E174F" w:rsidRDefault="00D60178" w:rsidP="00D60178">
      <w:pPr>
        <w:spacing w:after="0" w:line="360" w:lineRule="auto"/>
        <w:ind w:left="6480" w:firstLine="720"/>
        <w:rPr>
          <w:sz w:val="24"/>
          <w:lang w:val="hu-HU"/>
        </w:rPr>
      </w:pPr>
      <w:r w:rsidRPr="003E174F">
        <w:rPr>
          <w:sz w:val="24"/>
          <w:lang w:val="hu-HU"/>
        </w:rPr>
        <w:t>Cseppentő Lajos</w:t>
      </w:r>
      <w:commentRangeEnd w:id="1"/>
      <w:r w:rsidR="00311762">
        <w:rPr>
          <w:rStyle w:val="CommentReference"/>
        </w:rPr>
        <w:commentReference w:id="1"/>
      </w:r>
    </w:p>
    <w:p w14:paraId="26B29C84" w14:textId="2592744B" w:rsidR="00A1036D" w:rsidRPr="003E174F" w:rsidRDefault="00A1036D" w:rsidP="00300CCE">
      <w:pPr>
        <w:spacing w:line="360" w:lineRule="auto"/>
        <w:jc w:val="left"/>
        <w:rPr>
          <w:lang w:val="hu-HU"/>
        </w:rPr>
      </w:pPr>
      <w:r w:rsidRPr="003E174F">
        <w:rPr>
          <w:lang w:val="hu-H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1380131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7437CE" w14:textId="752F0D65" w:rsidR="00A1036D" w:rsidRPr="003E174F" w:rsidRDefault="00A1036D" w:rsidP="00300CCE">
          <w:pPr>
            <w:pStyle w:val="TOCHeading"/>
            <w:spacing w:line="360" w:lineRule="auto"/>
          </w:pPr>
          <w:r w:rsidRPr="003E174F">
            <w:t>Tartalom</w:t>
          </w:r>
        </w:p>
        <w:p w14:paraId="23F2C510" w14:textId="77777777" w:rsidR="00F62308" w:rsidRDefault="00A103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3E174F">
            <w:rPr>
              <w:lang w:val="hu-HU"/>
            </w:rPr>
            <w:fldChar w:fldCharType="begin"/>
          </w:r>
          <w:r w:rsidRPr="003E174F">
            <w:rPr>
              <w:lang w:val="hu-HU"/>
            </w:rPr>
            <w:instrText xml:space="preserve"> TOC \o "1-3" \h \z \u </w:instrText>
          </w:r>
          <w:r w:rsidRPr="003E174F">
            <w:rPr>
              <w:lang w:val="hu-HU"/>
            </w:rPr>
            <w:fldChar w:fldCharType="separate"/>
          </w:r>
          <w:hyperlink w:anchor="_Toc405370455" w:history="1">
            <w:r w:rsidR="00F62308" w:rsidRPr="00AE542C">
              <w:rPr>
                <w:rStyle w:val="Hyperlink"/>
                <w:noProof/>
                <w:lang w:val="hu-HU"/>
              </w:rPr>
              <w:t>A rendszer célja, funkciói és környezete</w:t>
            </w:r>
            <w:r w:rsidR="00F62308">
              <w:rPr>
                <w:noProof/>
                <w:webHidden/>
              </w:rPr>
              <w:tab/>
            </w:r>
            <w:r w:rsidR="00F62308">
              <w:rPr>
                <w:noProof/>
                <w:webHidden/>
              </w:rPr>
              <w:fldChar w:fldCharType="begin"/>
            </w:r>
            <w:r w:rsidR="00F62308">
              <w:rPr>
                <w:noProof/>
                <w:webHidden/>
              </w:rPr>
              <w:instrText xml:space="preserve"> PAGEREF _Toc405370455 \h </w:instrText>
            </w:r>
            <w:r w:rsidR="00F62308">
              <w:rPr>
                <w:noProof/>
                <w:webHidden/>
              </w:rPr>
            </w:r>
            <w:r w:rsidR="00F62308">
              <w:rPr>
                <w:noProof/>
                <w:webHidden/>
              </w:rPr>
              <w:fldChar w:fldCharType="separate"/>
            </w:r>
            <w:r w:rsidR="00F62308">
              <w:rPr>
                <w:noProof/>
                <w:webHidden/>
              </w:rPr>
              <w:t>3</w:t>
            </w:r>
            <w:r w:rsidR="00F62308">
              <w:rPr>
                <w:noProof/>
                <w:webHidden/>
              </w:rPr>
              <w:fldChar w:fldCharType="end"/>
            </w:r>
          </w:hyperlink>
        </w:p>
        <w:p w14:paraId="337EB022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56" w:history="1">
            <w:r w:rsidRPr="00AE542C">
              <w:rPr>
                <w:rStyle w:val="Hyperlink"/>
                <w:noProof/>
              </w:rPr>
              <w:t>Feladatkiírás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7E078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57" w:history="1">
            <w:r w:rsidRPr="00AE542C">
              <w:rPr>
                <w:rStyle w:val="Hyperlink"/>
                <w:noProof/>
              </w:rPr>
              <w:t>A rendszer által biztosítandó tipikus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B2672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58" w:history="1">
            <w:r w:rsidRPr="00AE542C">
              <w:rPr>
                <w:rStyle w:val="Hyperlink"/>
                <w:noProof/>
              </w:rPr>
              <w:t>A program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ECEDD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59" w:history="1">
            <w:r w:rsidRPr="00AE542C">
              <w:rPr>
                <w:rStyle w:val="Hyperlink"/>
                <w:noProof/>
                <w:lang w:val="hu-HU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2B9E6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0" w:history="1">
            <w:r w:rsidRPr="00AE542C">
              <w:rPr>
                <w:rStyle w:val="Hyperlink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5637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1" w:history="1">
            <w:r w:rsidRPr="00AE542C">
              <w:rPr>
                <w:rStyle w:val="Hyperlink"/>
                <w:noProof/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25586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2" w:history="1">
            <w:r w:rsidRPr="00AE542C">
              <w:rPr>
                <w:rStyle w:val="Hyperlink"/>
                <w:noProof/>
              </w:rPr>
              <w:t>Adatdefiníciók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7AB7B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3" w:history="1">
            <w:r w:rsidRPr="00AE542C">
              <w:rPr>
                <w:rStyle w:val="Hyperlink"/>
                <w:noProof/>
              </w:rPr>
              <w:t>Adathozzáférési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A5132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4" w:history="1">
            <w:r w:rsidRPr="00AE542C">
              <w:rPr>
                <w:rStyle w:val="Hyperlink"/>
                <w:noProof/>
              </w:rPr>
              <w:t>Üzleti logikai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9B7E3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5" w:history="1">
            <w:r w:rsidRPr="00AE542C">
              <w:rPr>
                <w:rStyle w:val="Hyperlink"/>
                <w:noProof/>
              </w:rPr>
              <w:t>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07FAB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6" w:history="1">
            <w:r w:rsidRPr="00AE542C">
              <w:rPr>
                <w:rStyle w:val="Hyperlink"/>
                <w:noProof/>
              </w:rPr>
              <w:t>Grafikus felület (Kliens)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E94DF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7" w:history="1">
            <w:r w:rsidRPr="00AE542C">
              <w:rPr>
                <w:rStyle w:val="Hyperlink"/>
                <w:noProof/>
                <w:lang w:val="hu-HU"/>
              </w:rPr>
              <w:t>Felhasználói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E901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8" w:history="1">
            <w:r w:rsidRPr="00AE542C">
              <w:rPr>
                <w:rStyle w:val="Hyperlink"/>
                <w:noProof/>
                <w:lang w:val="hu-HU"/>
              </w:rPr>
              <w:t>Adminszitrátori 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4BBD5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69" w:history="1">
            <w:r w:rsidRPr="00AE542C">
              <w:rPr>
                <w:rStyle w:val="Hyperlink"/>
                <w:noProof/>
                <w:lang w:val="hu-HU"/>
              </w:rPr>
              <w:t>Adat- és adatbázisterv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6A695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0" w:history="1">
            <w:r w:rsidRPr="00AE542C">
              <w:rPr>
                <w:rStyle w:val="Hyperlink"/>
                <w:noProof/>
              </w:rPr>
              <w:t>A program objektum modellje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1718D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1" w:history="1">
            <w:r w:rsidRPr="00AE542C">
              <w:rPr>
                <w:rStyle w:val="Hyperlink"/>
                <w:noProof/>
                <w:lang w:val="hu-HU"/>
              </w:rPr>
              <w:t>Az objektumok (POCO)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E1CBF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2" w:history="1">
            <w:r w:rsidRPr="00AE542C">
              <w:rPr>
                <w:rStyle w:val="Hyperlink"/>
                <w:noProof/>
              </w:rPr>
              <w:t>Az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7BCA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3" w:history="1">
            <w:r w:rsidRPr="00AE542C">
              <w:rPr>
                <w:rStyle w:val="Hyperlink"/>
                <w:noProof/>
                <w:lang w:val="hu-HU"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6DB43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4" w:history="1">
            <w:r w:rsidRPr="00AE542C">
              <w:rPr>
                <w:rStyle w:val="Hyperlink"/>
                <w:noProof/>
                <w:lang w:val="hu-HU"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65BF4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5" w:history="1">
            <w:r w:rsidRPr="00AE542C">
              <w:rPr>
                <w:rStyle w:val="Hyperlink"/>
                <w:noProof/>
                <w:lang w:val="hu-HU"/>
              </w:rPr>
              <w:t>Poll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26578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6" w:history="1">
            <w:r w:rsidRPr="00AE542C">
              <w:rPr>
                <w:rStyle w:val="Hyperlink"/>
                <w:noProof/>
                <w:lang w:val="hu-HU"/>
              </w:rPr>
              <w:t>Nomination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BB7E2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7" w:history="1">
            <w:r w:rsidRPr="00AE542C">
              <w:rPr>
                <w:rStyle w:val="Hyperlink"/>
                <w:noProof/>
                <w:lang w:val="hu-HU"/>
              </w:rPr>
              <w:t>Vote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4CB7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8" w:history="1">
            <w:r w:rsidRPr="00AE542C">
              <w:rPr>
                <w:rStyle w:val="Hyperlink"/>
                <w:noProof/>
                <w:lang w:val="hu-HU"/>
              </w:rPr>
              <w:t>PollSubject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ECBC" w14:textId="77777777" w:rsidR="00F62308" w:rsidRDefault="00F6230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79" w:history="1">
            <w:r w:rsidRPr="00AE542C">
              <w:rPr>
                <w:rStyle w:val="Hyperlink"/>
                <w:noProof/>
                <w:lang w:val="hu-HU"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C37C" w14:textId="77777777" w:rsidR="00F62308" w:rsidRDefault="00F6230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0" w:history="1">
            <w:r w:rsidRPr="00AE542C">
              <w:rPr>
                <w:rStyle w:val="Hyperlink"/>
                <w:noProof/>
              </w:rPr>
              <w:t>GUI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B4810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1" w:history="1">
            <w:r w:rsidRPr="00AE542C">
              <w:rPr>
                <w:rStyle w:val="Hyperlink"/>
                <w:noProof/>
                <w:lang w:val="hu-HU"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4363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2" w:history="1">
            <w:r w:rsidRPr="00AE542C">
              <w:rPr>
                <w:rStyle w:val="Hyperlink"/>
                <w:noProof/>
                <w:lang w:val="hu-HU"/>
              </w:rPr>
              <w:t>A program készítése során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E01F0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3" w:history="1">
            <w:r w:rsidRPr="00AE542C">
              <w:rPr>
                <w:rStyle w:val="Hyperlink"/>
                <w:noProof/>
                <w:lang w:val="hu-HU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D06E9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4" w:history="1">
            <w:r w:rsidRPr="00AE542C">
              <w:rPr>
                <w:rStyle w:val="Hyperlink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F17B9" w14:textId="77777777" w:rsidR="00F62308" w:rsidRDefault="00F6230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5370485" w:history="1">
            <w:r w:rsidRPr="00AE542C">
              <w:rPr>
                <w:rStyle w:val="Hyperlink"/>
                <w:noProof/>
                <w:lang w:val="hu-HU"/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_Toc405370485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95A2" w14:textId="0AB8F8D7" w:rsidR="00A1036D" w:rsidRPr="003E174F" w:rsidRDefault="00A1036D" w:rsidP="00300CCE">
          <w:pPr>
            <w:spacing w:line="360" w:lineRule="auto"/>
            <w:rPr>
              <w:lang w:val="hu-HU"/>
            </w:rPr>
          </w:pPr>
          <w:r w:rsidRPr="003E174F">
            <w:rPr>
              <w:b/>
              <w:bCs/>
              <w:lang w:val="hu-HU"/>
            </w:rPr>
            <w:fldChar w:fldCharType="end"/>
          </w:r>
        </w:p>
      </w:sdtContent>
    </w:sdt>
    <w:p w14:paraId="208EA424" w14:textId="1B3BC43C" w:rsidR="00A1036D" w:rsidRPr="003E174F" w:rsidRDefault="00A1036D" w:rsidP="00300CCE">
      <w:pPr>
        <w:spacing w:line="360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hu-HU"/>
        </w:rPr>
      </w:pPr>
      <w:r w:rsidRPr="003E174F">
        <w:rPr>
          <w:lang w:val="hu-HU"/>
        </w:rPr>
        <w:br w:type="page"/>
      </w:r>
    </w:p>
    <w:p w14:paraId="045B930A" w14:textId="3E564E55" w:rsidR="00A1036D" w:rsidRPr="003E174F" w:rsidRDefault="00A1036D" w:rsidP="00D60178">
      <w:pPr>
        <w:pStyle w:val="Heading1"/>
        <w:spacing w:line="360" w:lineRule="auto"/>
        <w:rPr>
          <w:lang w:val="hu-HU"/>
        </w:rPr>
      </w:pPr>
      <w:bookmarkStart w:id="2" w:name="_Toc405370455"/>
      <w:r w:rsidRPr="003E174F">
        <w:rPr>
          <w:lang w:val="hu-HU"/>
        </w:rPr>
        <w:lastRenderedPageBreak/>
        <w:t>A rendszer célja, funkciói és környezete</w:t>
      </w:r>
      <w:bookmarkEnd w:id="2"/>
    </w:p>
    <w:p w14:paraId="30DBB82D" w14:textId="3C29EFB6" w:rsidR="00A1036D" w:rsidRPr="003E174F" w:rsidRDefault="00A1036D" w:rsidP="00D60178">
      <w:pPr>
        <w:pStyle w:val="Heading2"/>
        <w:spacing w:line="360" w:lineRule="auto"/>
      </w:pPr>
      <w:bookmarkStart w:id="3" w:name="_Toc405370456"/>
      <w:r w:rsidRPr="003E174F">
        <w:t>Feladatkiírás</w:t>
      </w:r>
      <w:bookmarkEnd w:id="3"/>
    </w:p>
    <w:p w14:paraId="305E0734" w14:textId="2247337A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 xml:space="preserve">Egy olyan weboldal készítése a feladat, amellyel a </w:t>
      </w:r>
      <w:proofErr w:type="spellStart"/>
      <w:r w:rsidRPr="003E174F">
        <w:rPr>
          <w:lang w:val="hu-HU"/>
        </w:rPr>
        <w:t>jelölős-szavazós-díjnyerős</w:t>
      </w:r>
      <w:proofErr w:type="spellEnd"/>
      <w:r w:rsidRPr="003E174F">
        <w:rPr>
          <w:lang w:val="hu-HU"/>
        </w:rPr>
        <w:t xml:space="preserve"> események kezelhetők, pl. a rajongói sorozatos díjak (pl. </w:t>
      </w:r>
      <w:hyperlink r:id="rId8" w:history="1">
        <w:r w:rsidRPr="003E174F">
          <w:rPr>
            <w:rStyle w:val="Hyperlink"/>
            <w:lang w:val="hu-HU"/>
          </w:rPr>
          <w:t>http://www.sorozatjunkie.hu/tag/jaws/</w:t>
        </w:r>
      </w:hyperlink>
      <w:r w:rsidRPr="003E174F">
        <w:rPr>
          <w:lang w:val="hu-HU"/>
        </w:rPr>
        <w:t xml:space="preserve">). A jelölési fázisban nem egy listából kell választani (mivel az túl hosszú lenne), hanem szövegdobozos beírással, amit </w:t>
      </w:r>
      <w:proofErr w:type="spellStart"/>
      <w:r w:rsidRPr="003E174F">
        <w:rPr>
          <w:lang w:val="hu-HU"/>
        </w:rPr>
        <w:t>validáció</w:t>
      </w:r>
      <w:proofErr w:type="spellEnd"/>
      <w:r w:rsidRPr="003E174F">
        <w:rPr>
          <w:lang w:val="hu-HU"/>
        </w:rPr>
        <w:t xml:space="preserve"> illetve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segít. A szavazási fázisban már csak a legtöbb szavazatot kapott jelöltek közül lehet választani. Lehessen követni a szavazás állását és a rendszer lehetőleg védje ki az egyszerűbb csalási módszereket</w:t>
      </w:r>
    </w:p>
    <w:p w14:paraId="328890DB" w14:textId="6D96B704" w:rsidR="00A1036D" w:rsidRPr="003E174F" w:rsidRDefault="00A1036D" w:rsidP="008F0D8C">
      <w:pPr>
        <w:pStyle w:val="Heading2"/>
      </w:pPr>
      <w:bookmarkStart w:id="4" w:name="_Toc405370457"/>
      <w:r w:rsidRPr="003E174F">
        <w:t>A rendszer által biztosítandó tipikus funkciók</w:t>
      </w:r>
      <w:bookmarkEnd w:id="4"/>
    </w:p>
    <w:p w14:paraId="5E696D21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projekt során célunk egy olyan jelölő-szavazó alkalmazás készítése, amely segítségével a felhasználó képes filmeket és sorozatokat jelölni egy adott szavazásra, majd a szavazás megnyílása után képes ezekre szavazni.</w:t>
      </w:r>
    </w:p>
    <w:p w14:paraId="0D8C783D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 program fő funkciója a jelölési és szavazási folyamat megvalósítása. A folyamat a következő lépésekből áll:</w:t>
      </w:r>
    </w:p>
    <w:p w14:paraId="60ED6931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Egy adminisztrátor kiír egy jelölés-szavazást, melyet az összes látogató lát.</w:t>
      </w:r>
    </w:p>
    <w:p w14:paraId="0EE95D03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A bejelentkezett felhasználók jelölhetnek a jelölési határidőig:</w:t>
      </w:r>
    </w:p>
    <w:p w14:paraId="29A1F842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Meg kell nevezniük a jelöltet, valamint opcionálisan egy rövid indoklást is írhatnak.</w:t>
      </w:r>
    </w:p>
    <w:p w14:paraId="45BDD059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Egy felhasználó tetszőleges számú filmet vagy sorozatot jelölhet egy szavazásra.</w:t>
      </w:r>
    </w:p>
    <w:p w14:paraId="1DEEAE0A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Jelölni csak létező filmet, ill. sorozatot lehet.</w:t>
      </w:r>
    </w:p>
    <w:p w14:paraId="689788F3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jelölési időszak végéig a felhasználó módosíthatja a saját jelöléseit és akár törölheti is azokat.</w:t>
      </w:r>
    </w:p>
    <w:p w14:paraId="186DD1E2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Jelölések összegzése, amely magában foglalja:</w:t>
      </w:r>
    </w:p>
    <w:p w14:paraId="48198B64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beküldött jelölések felülvizsgálatát,</w:t>
      </w:r>
    </w:p>
    <w:p w14:paraId="17054F53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az irreleváns jelölések törlését és</w:t>
      </w:r>
    </w:p>
    <w:p w14:paraId="41C0EE61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az esetleges duplikátumok kiszűrését.</w:t>
      </w:r>
    </w:p>
    <w:p w14:paraId="2185E72A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Szavazás, ami magában foglalja:</w:t>
      </w:r>
    </w:p>
    <w:p w14:paraId="29020DA0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jelöltek nyilvánosságra hozását,</w:t>
      </w:r>
    </w:p>
    <w:p w14:paraId="4ED18505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szavazás aktiválását és</w:t>
      </w:r>
    </w:p>
    <w:p w14:paraId="56E8FF1C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szavazatok leadását, amely során minden bejelentkezett felhasználó pontosan egy jelöltre szavazhat.</w:t>
      </w:r>
    </w:p>
    <w:p w14:paraId="438FBD66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Szavazás lezárása:</w:t>
      </w:r>
    </w:p>
    <w:p w14:paraId="7C61BEEE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Szavazni egy előre megadott időpontig lehet.</w:t>
      </w:r>
    </w:p>
    <w:p w14:paraId="4CE6983C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 határidő letelte után inaktívvá válik a szavazás.</w:t>
      </w:r>
    </w:p>
    <w:p w14:paraId="456B25AA" w14:textId="77777777" w:rsidR="00A1036D" w:rsidRPr="003E174F" w:rsidRDefault="00A1036D" w:rsidP="008F0D8C">
      <w:pPr>
        <w:pStyle w:val="ListParagraph"/>
        <w:numPr>
          <w:ilvl w:val="0"/>
          <w:numId w:val="1"/>
        </w:numPr>
        <w:jc w:val="both"/>
      </w:pPr>
      <w:r w:rsidRPr="003E174F">
        <w:t>Eredményhirdetés:</w:t>
      </w:r>
    </w:p>
    <w:p w14:paraId="3A90CBDE" w14:textId="77777777" w:rsidR="00A1036D" w:rsidRPr="003E174F" w:rsidRDefault="00A1036D" w:rsidP="008F0D8C">
      <w:pPr>
        <w:pStyle w:val="ListParagraph"/>
        <w:numPr>
          <w:ilvl w:val="1"/>
          <w:numId w:val="1"/>
        </w:numPr>
        <w:jc w:val="both"/>
      </w:pPr>
      <w:r w:rsidRPr="003E174F">
        <w:t>Az eredményhirdetési időpont után a szavazás eredménye az összes látogató számára láthatóvá válik.</w:t>
      </w:r>
    </w:p>
    <w:p w14:paraId="5FE9C6B5" w14:textId="77777777" w:rsidR="00A1036D" w:rsidRPr="003E174F" w:rsidRDefault="00A1036D" w:rsidP="008F0D8C">
      <w:pPr>
        <w:rPr>
          <w:lang w:val="hu-HU"/>
        </w:rPr>
      </w:pPr>
      <w:r w:rsidRPr="003E174F">
        <w:rPr>
          <w:lang w:val="hu-HU"/>
        </w:rPr>
        <w:t>Az alkalmazásnak lehetővé kell tennie, hogy egyszerre párhuzamosan tetszőleges számú aktív jelölési-szavazási folyamat lehessen a rendszerben. Emellett a szoftverben egyéb funkciókat is meg kell valósítani, melyek a következők:</w:t>
      </w:r>
    </w:p>
    <w:p w14:paraId="2678FD66" w14:textId="77777777" w:rsidR="00A1036D" w:rsidRPr="003E174F" w:rsidRDefault="00A1036D" w:rsidP="008F0D8C">
      <w:pPr>
        <w:pStyle w:val="ListParagraph"/>
        <w:numPr>
          <w:ilvl w:val="0"/>
          <w:numId w:val="2"/>
        </w:numPr>
        <w:jc w:val="both"/>
      </w:pPr>
      <w:r w:rsidRPr="003E174F">
        <w:t>Alapszintű védelem csalás ellen:</w:t>
      </w:r>
    </w:p>
    <w:p w14:paraId="0A9DFE43" w14:textId="77777777" w:rsidR="00A1036D" w:rsidRPr="003E174F" w:rsidRDefault="00A1036D" w:rsidP="008F0D8C">
      <w:pPr>
        <w:pStyle w:val="ListParagraph"/>
        <w:numPr>
          <w:ilvl w:val="1"/>
          <w:numId w:val="2"/>
        </w:numPr>
        <w:jc w:val="both"/>
      </w:pPr>
      <w:proofErr w:type="spellStart"/>
      <w:r w:rsidRPr="003E174F">
        <w:t>Facebook</w:t>
      </w:r>
      <w:proofErr w:type="spellEnd"/>
      <w:r w:rsidRPr="003E174F">
        <w:t xml:space="preserve"> fiókos felhasználói beléptetés alkalmazása.</w:t>
      </w:r>
    </w:p>
    <w:p w14:paraId="6A2FF966" w14:textId="77777777" w:rsidR="00A1036D" w:rsidRPr="003E174F" w:rsidRDefault="00A1036D" w:rsidP="008F0D8C">
      <w:pPr>
        <w:pStyle w:val="ListParagraph"/>
        <w:numPr>
          <w:ilvl w:val="1"/>
          <w:numId w:val="2"/>
        </w:numPr>
        <w:jc w:val="both"/>
      </w:pPr>
      <w:r w:rsidRPr="003E174F">
        <w:t>Gyanús felhasználói fiókok adminisztrátor általi kitiltásának a lehetősége.</w:t>
      </w:r>
    </w:p>
    <w:p w14:paraId="4D7FAC93" w14:textId="77777777" w:rsidR="00A1036D" w:rsidRPr="003E174F" w:rsidRDefault="00A1036D" w:rsidP="008F0D8C">
      <w:pPr>
        <w:pStyle w:val="ListParagraph"/>
        <w:numPr>
          <w:ilvl w:val="0"/>
          <w:numId w:val="2"/>
        </w:numPr>
        <w:jc w:val="both"/>
      </w:pPr>
      <w:r w:rsidRPr="003E174F">
        <w:t>Hírek:</w:t>
      </w:r>
    </w:p>
    <w:p w14:paraId="360C5A2C" w14:textId="77777777" w:rsidR="00A1036D" w:rsidRPr="003E174F" w:rsidRDefault="00A1036D" w:rsidP="008F0D8C">
      <w:pPr>
        <w:pStyle w:val="ListParagraph"/>
        <w:numPr>
          <w:ilvl w:val="1"/>
          <w:numId w:val="2"/>
        </w:numPr>
        <w:jc w:val="both"/>
      </w:pPr>
      <w:r w:rsidRPr="003E174F">
        <w:t>Lehessen híreket kiküldeni a kezdőoldalra, melyeket a látogatók szabadon olvashatnak.</w:t>
      </w:r>
    </w:p>
    <w:p w14:paraId="12EC0A80" w14:textId="77777777" w:rsidR="00A1036D" w:rsidRPr="003E174F" w:rsidRDefault="00A1036D" w:rsidP="008F0D8C">
      <w:pPr>
        <w:pStyle w:val="ListParagraph"/>
        <w:numPr>
          <w:ilvl w:val="0"/>
          <w:numId w:val="2"/>
        </w:numPr>
        <w:jc w:val="both"/>
      </w:pPr>
      <w:r w:rsidRPr="003E174F">
        <w:lastRenderedPageBreak/>
        <w:t>„Gyakran ismételt kérdések” (GYIK) és „Kapcsolat” címmel két statikus oldal.</w:t>
      </w:r>
    </w:p>
    <w:p w14:paraId="35C3293B" w14:textId="77777777" w:rsidR="00A1036D" w:rsidRPr="003E174F" w:rsidRDefault="00A1036D" w:rsidP="008F0D8C">
      <w:pPr>
        <w:rPr>
          <w:lang w:val="hu-HU"/>
        </w:rPr>
      </w:pPr>
    </w:p>
    <w:p w14:paraId="49F7F4F6" w14:textId="7AC39FF1" w:rsidR="00A1036D" w:rsidRPr="003E174F" w:rsidRDefault="00A1036D" w:rsidP="008F0D8C">
      <w:pPr>
        <w:pStyle w:val="Heading2"/>
      </w:pPr>
      <w:bookmarkStart w:id="5" w:name="_Toc405370458"/>
      <w:r w:rsidRPr="003E174F">
        <w:t>A program környezete</w:t>
      </w:r>
      <w:bookmarkEnd w:id="5"/>
    </w:p>
    <w:p w14:paraId="583F4883" w14:textId="352A1838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 xml:space="preserve">A definiált alkalmazás felhasználói felülete </w:t>
      </w:r>
      <w:r w:rsidRPr="003E174F">
        <w:rPr>
          <w:i/>
          <w:lang w:val="hu-HU"/>
        </w:rPr>
        <w:t>HTML5</w:t>
      </w:r>
      <w:r w:rsidRPr="003E174F">
        <w:rPr>
          <w:lang w:val="hu-HU"/>
        </w:rPr>
        <w:t xml:space="preserve"> alapokon készült el, így bármely modern böngészőből és </w:t>
      </w:r>
      <w:proofErr w:type="spellStart"/>
      <w:r w:rsidRPr="003E174F">
        <w:rPr>
          <w:lang w:val="hu-HU"/>
        </w:rPr>
        <w:t>okostelefonról</w:t>
      </w:r>
      <w:proofErr w:type="spellEnd"/>
      <w:r w:rsidRPr="003E174F">
        <w:rPr>
          <w:lang w:val="hu-HU"/>
        </w:rPr>
        <w:t xml:space="preserve"> is használható, ezzel biztosítva, hogy minél hatékonyabban minél szélesebb célközönséget érjünk el. A </w:t>
      </w:r>
      <w:proofErr w:type="spellStart"/>
      <w:r w:rsidRPr="003E174F">
        <w:rPr>
          <w:lang w:val="hu-HU"/>
        </w:rPr>
        <w:t>backend</w:t>
      </w:r>
      <w:proofErr w:type="spellEnd"/>
      <w:r w:rsidRPr="003E174F">
        <w:rPr>
          <w:lang w:val="hu-HU"/>
        </w:rPr>
        <w:t xml:space="preserve"> egy </w:t>
      </w:r>
      <w:r w:rsidRPr="003E174F">
        <w:rPr>
          <w:i/>
          <w:lang w:val="hu-HU"/>
        </w:rPr>
        <w:t>adattárolási rétegből</w:t>
      </w:r>
      <w:r w:rsidRPr="003E174F">
        <w:rPr>
          <w:lang w:val="hu-HU"/>
        </w:rPr>
        <w:t xml:space="preserve"> és egy </w:t>
      </w:r>
      <w:r w:rsidRPr="003E174F">
        <w:rPr>
          <w:i/>
          <w:lang w:val="hu-HU"/>
        </w:rPr>
        <w:t xml:space="preserve">REST </w:t>
      </w:r>
      <w:proofErr w:type="spellStart"/>
      <w:r w:rsidRPr="003E174F">
        <w:rPr>
          <w:i/>
          <w:lang w:val="hu-HU"/>
        </w:rPr>
        <w:t>API</w:t>
      </w:r>
      <w:r w:rsidRPr="003E174F">
        <w:rPr>
          <w:lang w:val="hu-HU"/>
        </w:rPr>
        <w:t>-t</w:t>
      </w:r>
      <w:proofErr w:type="spellEnd"/>
      <w:r w:rsidRPr="003E174F">
        <w:rPr>
          <w:lang w:val="hu-HU"/>
        </w:rPr>
        <w:t xml:space="preserve"> kínáló webes csatlakozási pontból áll, </w:t>
      </w:r>
      <w:proofErr w:type="gramStart"/>
      <w:r w:rsidRPr="003E174F">
        <w:rPr>
          <w:lang w:val="hu-HU"/>
        </w:rPr>
        <w:t xml:space="preserve">utóbbit </w:t>
      </w:r>
      <w:r w:rsidRPr="003E174F">
        <w:rPr>
          <w:i/>
          <w:lang w:val="hu-HU"/>
        </w:rPr>
        <w:t>.NET</w:t>
      </w:r>
      <w:proofErr w:type="gramEnd"/>
      <w:r w:rsidRPr="003E174F">
        <w:rPr>
          <w:lang w:val="hu-HU"/>
        </w:rPr>
        <w:t xml:space="preserve"> platformon implementáltuk. Az alkalmazás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felhőben képes futni, garantálva a szoftver gyors skálázhatóságát és az üzemeltetés költséghatékonyságát. Az adattároláshoz a </w:t>
      </w:r>
      <w:r w:rsidRPr="003E174F">
        <w:rPr>
          <w:i/>
          <w:lang w:val="hu-HU"/>
        </w:rPr>
        <w:t xml:space="preserve">Microsoft </w:t>
      </w:r>
      <w:proofErr w:type="spellStart"/>
      <w:r w:rsidRPr="003E174F">
        <w:rPr>
          <w:i/>
          <w:lang w:val="hu-HU"/>
        </w:rPr>
        <w:t>Azure</w:t>
      </w:r>
      <w:proofErr w:type="spellEnd"/>
      <w:r w:rsidRPr="003E174F">
        <w:rPr>
          <w:lang w:val="hu-HU"/>
        </w:rPr>
        <w:t xml:space="preserve"> által nyújtott szolgáltatásokat használtuk.</w:t>
      </w:r>
    </w:p>
    <w:p w14:paraId="0847A3EA" w14:textId="66A8A47C" w:rsidR="000B21AD" w:rsidRPr="003E174F" w:rsidRDefault="000B21AD" w:rsidP="008F0D8C">
      <w:pPr>
        <w:jc w:val="left"/>
        <w:rPr>
          <w:lang w:val="hu-HU"/>
        </w:rPr>
      </w:pPr>
      <w:r w:rsidRPr="003E174F">
        <w:rPr>
          <w:lang w:val="hu-HU"/>
        </w:rPr>
        <w:br w:type="page"/>
      </w:r>
    </w:p>
    <w:p w14:paraId="0BDBD508" w14:textId="07CEE85B" w:rsidR="00A1036D" w:rsidRPr="003E174F" w:rsidRDefault="00A1036D" w:rsidP="008F0D8C">
      <w:pPr>
        <w:pStyle w:val="Heading1"/>
        <w:rPr>
          <w:lang w:val="hu-HU"/>
        </w:rPr>
      </w:pPr>
      <w:bookmarkStart w:id="6" w:name="_Toc405370459"/>
      <w:r w:rsidRPr="003E174F">
        <w:rPr>
          <w:lang w:val="hu-HU"/>
        </w:rPr>
        <w:lastRenderedPageBreak/>
        <w:t>Megvalósítás</w:t>
      </w:r>
      <w:bookmarkEnd w:id="6"/>
    </w:p>
    <w:p w14:paraId="12986E9C" w14:textId="78AED247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Az alkalmazást a feladatkiírásnak megfelelően egy többrétegű alkalmazásként készítettük el. Az általunk elkészített programot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>” névre kereszteltük, utalva a program funkcionalitására.</w:t>
      </w:r>
    </w:p>
    <w:p w14:paraId="65C5F556" w14:textId="2AEFE52D" w:rsidR="000B21AD" w:rsidRPr="003E174F" w:rsidRDefault="000B21AD" w:rsidP="008F0D8C">
      <w:pPr>
        <w:rPr>
          <w:lang w:val="hu-HU"/>
        </w:rPr>
      </w:pPr>
      <w:r w:rsidRPr="003E174F">
        <w:rPr>
          <w:lang w:val="hu-HU"/>
        </w:rPr>
        <w:t>A fejezetben áttekintést adunk a program architektúrájáról, bemutatjuk az egyes komponensek feladatait és felelősségeit, továbbá részletesen ismertetjük a használt adatmodellt és a grafikus felhasználói felület felépítését.</w:t>
      </w:r>
    </w:p>
    <w:p w14:paraId="0B885D1D" w14:textId="5033304E" w:rsidR="00A1036D" w:rsidRPr="003E174F" w:rsidRDefault="00A30DEB" w:rsidP="008F0D8C">
      <w:pPr>
        <w:pStyle w:val="Heading2"/>
      </w:pPr>
      <w:bookmarkStart w:id="7" w:name="_Toc405370460"/>
      <w:r w:rsidRPr="003E174F">
        <w:t>Architekt</w:t>
      </w:r>
      <w:r w:rsidR="00A1036D" w:rsidRPr="003E174F">
        <w:t>úra</w:t>
      </w:r>
      <w:bookmarkEnd w:id="7"/>
    </w:p>
    <w:p w14:paraId="39569254" w14:textId="6E1DF071" w:rsidR="00991670" w:rsidRPr="003E174F" w:rsidRDefault="00991670" w:rsidP="008F0D8C">
      <w:pPr>
        <w:rPr>
          <w:lang w:val="hu-HU"/>
        </w:rPr>
      </w:pPr>
      <w:commentRangeStart w:id="8"/>
      <w:r w:rsidRPr="003E174F">
        <w:rPr>
          <w:lang w:val="hu-HU"/>
        </w:rPr>
        <w:t xml:space="preserve">A rendszer architektúrája az 1. ábrán látható. A felhasználó interneten keresztül tudja elérni az alkalmazást. Az alkalmazás a Microsoft </w:t>
      </w:r>
      <w:proofErr w:type="spellStart"/>
      <w:r w:rsidRPr="003E174F">
        <w:rPr>
          <w:lang w:val="hu-HU"/>
        </w:rPr>
        <w:t>Azure</w:t>
      </w:r>
      <w:proofErr w:type="spellEnd"/>
      <w:r w:rsidR="00936792">
        <w:rPr>
          <w:lang w:val="hu-HU"/>
        </w:rPr>
        <w:t xml:space="preserve"> </w:t>
      </w:r>
      <w:hyperlink w:anchor="_Hivatkozások" w:history="1">
        <w:r w:rsidR="00936792" w:rsidRPr="00F86A6A">
          <w:rPr>
            <w:rStyle w:val="Hyperlink"/>
            <w:lang w:val="hu-HU"/>
          </w:rPr>
          <w:t>[1]</w:t>
        </w:r>
      </w:hyperlink>
      <w:r w:rsidRPr="003E174F">
        <w:rPr>
          <w:lang w:val="hu-HU"/>
        </w:rPr>
        <w:t xml:space="preserve"> felhőben fut. Az adatok tárolására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</w:t>
      </w:r>
      <w:hyperlink w:anchor="_Hivatkozások" w:history="1">
        <w:r w:rsidR="00F86A6A" w:rsidRPr="00F86A6A">
          <w:rPr>
            <w:rStyle w:val="Hyperlink"/>
            <w:lang w:val="hu-HU"/>
          </w:rPr>
          <w:t>[2]</w:t>
        </w:r>
      </w:hyperlink>
      <w:r w:rsidR="00F86A6A">
        <w:rPr>
          <w:lang w:val="hu-HU"/>
        </w:rPr>
        <w:t xml:space="preserve"> </w:t>
      </w:r>
      <w:r w:rsidRPr="003E174F">
        <w:rPr>
          <w:lang w:val="hu-HU"/>
        </w:rPr>
        <w:t>szolgáltatását használjuk a felhőnek, a webes API megvalósítására</w:t>
      </w:r>
      <w:r w:rsidR="008342E1" w:rsidRPr="003E174F">
        <w:rPr>
          <w:lang w:val="hu-HU"/>
        </w:rPr>
        <w:t xml:space="preserve"> pedig</w:t>
      </w:r>
      <w:r w:rsidRPr="003E174F">
        <w:rPr>
          <w:lang w:val="hu-HU"/>
        </w:rPr>
        <w:t xml:space="preserve"> az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Web </w:t>
      </w:r>
      <w:proofErr w:type="spellStart"/>
      <w:r w:rsidR="008342E1" w:rsidRPr="003E174F">
        <w:rPr>
          <w:lang w:val="hu-HU"/>
        </w:rPr>
        <w:t>role-ját</w:t>
      </w:r>
      <w:proofErr w:type="spellEnd"/>
      <w:r w:rsidRPr="003E174F">
        <w:rPr>
          <w:lang w:val="hu-HU"/>
        </w:rPr>
        <w:t>. Az előbbieken kívül még használunk egy klienst, ami a kliens oldali kódot futtatja. A rendszer előnye, hogy a felhő használatának köszön</w:t>
      </w:r>
      <w:r w:rsidR="00C31073" w:rsidRPr="003E174F">
        <w:rPr>
          <w:lang w:val="hu-HU"/>
        </w:rPr>
        <w:t>hetően könnyen és jól skálázható</w:t>
      </w:r>
      <w:r w:rsidRPr="003E174F">
        <w:rPr>
          <w:lang w:val="hu-HU"/>
        </w:rPr>
        <w:t>. A rendszer működése során a kommunikáció az ábrán látható piros vonalak mentén történik. A felhasználó a klienssel kommunikál,</w:t>
      </w:r>
      <w:r w:rsidR="00087365" w:rsidRPr="003E174F">
        <w:rPr>
          <w:lang w:val="hu-HU"/>
        </w:rPr>
        <w:t xml:space="preserve"> </w:t>
      </w:r>
      <w:r w:rsidR="00C31073" w:rsidRPr="003E174F">
        <w:rPr>
          <w:lang w:val="hu-HU"/>
        </w:rPr>
        <w:t>ami</w:t>
      </w:r>
      <w:r w:rsidR="00087365" w:rsidRPr="003E174F">
        <w:rPr>
          <w:lang w:val="hu-HU"/>
        </w:rPr>
        <w:t xml:space="preserve"> a Web </w:t>
      </w:r>
      <w:proofErr w:type="spellStart"/>
      <w:r w:rsidR="00087365" w:rsidRPr="003E174F">
        <w:rPr>
          <w:lang w:val="hu-HU"/>
        </w:rPr>
        <w:t>role</w:t>
      </w:r>
      <w:proofErr w:type="spellEnd"/>
      <w:r w:rsidR="00087365" w:rsidRPr="003E174F">
        <w:rPr>
          <w:lang w:val="hu-HU"/>
        </w:rPr>
        <w:t xml:space="preserve"> web </w:t>
      </w:r>
      <w:proofErr w:type="spellStart"/>
      <w:r w:rsidR="00087365" w:rsidRPr="003E174F">
        <w:rPr>
          <w:lang w:val="hu-HU"/>
        </w:rPr>
        <w:t>API-ját</w:t>
      </w:r>
      <w:proofErr w:type="spellEnd"/>
      <w:r w:rsidR="00087365" w:rsidRPr="003E174F">
        <w:rPr>
          <w:lang w:val="hu-HU"/>
        </w:rPr>
        <w:t xml:space="preserve"> hív</w:t>
      </w:r>
      <w:r w:rsidRPr="003E174F">
        <w:rPr>
          <w:lang w:val="hu-HU"/>
        </w:rPr>
        <w:t xml:space="preserve">ogatja, ami eléri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található adatokat.</w:t>
      </w:r>
      <w:commentRangeEnd w:id="8"/>
      <w:r w:rsidR="00F62308">
        <w:rPr>
          <w:rStyle w:val="CommentReference"/>
        </w:rPr>
        <w:commentReference w:id="8"/>
      </w:r>
    </w:p>
    <w:p w14:paraId="50FDE57A" w14:textId="4D19F8EC" w:rsidR="00991670" w:rsidRPr="003E174F" w:rsidRDefault="001C7145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7247AF4A" wp14:editId="1135E054">
            <wp:extent cx="4288477" cy="420021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247" cy="420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commentRangeStart w:id="9"/>
    <w:p w14:paraId="65D4D002" w14:textId="356B2387" w:rsidR="00C96555" w:rsidRPr="00F62308" w:rsidRDefault="00991670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color w:val="auto"/>
          <w:lang w:val="hu-HU"/>
        </w:rPr>
        <w:fldChar w:fldCharType="begin"/>
      </w:r>
      <w:r w:rsidRPr="003E174F">
        <w:rPr>
          <w:color w:val="auto"/>
          <w:lang w:val="hu-HU"/>
        </w:rPr>
        <w:instrText xml:space="preserve"> SEQ ábra \* ARABIC </w:instrText>
      </w:r>
      <w:r w:rsidRPr="003E174F">
        <w:rPr>
          <w:color w:val="auto"/>
          <w:lang w:val="hu-HU"/>
        </w:rPr>
        <w:fldChar w:fldCharType="separate"/>
      </w:r>
      <w:r w:rsidR="0070576B">
        <w:rPr>
          <w:noProof/>
          <w:color w:val="auto"/>
          <w:lang w:val="hu-HU"/>
        </w:rPr>
        <w:t>1</w:t>
      </w:r>
      <w:r w:rsidRPr="003E174F">
        <w:rPr>
          <w:color w:val="auto"/>
          <w:lang w:val="hu-HU"/>
        </w:rPr>
        <w:fldChar w:fldCharType="end"/>
      </w:r>
      <w:r w:rsidRPr="003E174F">
        <w:rPr>
          <w:color w:val="auto"/>
          <w:lang w:val="hu-HU"/>
        </w:rPr>
        <w:t>. ábra</w:t>
      </w:r>
      <w:r w:rsidR="00F62308">
        <w:rPr>
          <w:noProof/>
          <w:color w:val="auto"/>
          <w:lang w:val="hu-HU"/>
        </w:rPr>
        <w:t xml:space="preserve"> </w:t>
      </w:r>
      <w:r w:rsidR="00F62308" w:rsidRPr="00F62308">
        <w:rPr>
          <w:i w:val="0"/>
          <w:noProof/>
          <w:color w:val="auto"/>
          <w:lang w:val="hu-HU"/>
        </w:rPr>
        <w:t>A szoftver</w:t>
      </w:r>
      <w:r w:rsidRPr="00F62308">
        <w:rPr>
          <w:i w:val="0"/>
          <w:noProof/>
          <w:color w:val="auto"/>
          <w:lang w:val="hu-HU"/>
        </w:rPr>
        <w:t>komponensek kapcsolata</w:t>
      </w:r>
    </w:p>
    <w:commentRangeEnd w:id="9"/>
    <w:p w14:paraId="6A9831D4" w14:textId="3BA42721" w:rsidR="00F62308" w:rsidDel="00F62308" w:rsidRDefault="00F62308" w:rsidP="008F0D8C">
      <w:pPr>
        <w:rPr>
          <w:del w:id="10" w:author="Lajos Cseppentő" w:date="2014-12-03T11:47:00Z"/>
          <w:lang w:val="hu-HU"/>
        </w:rPr>
      </w:pPr>
      <w:r>
        <w:rPr>
          <w:rStyle w:val="CommentReference"/>
        </w:rPr>
        <w:commentReference w:id="9"/>
      </w:r>
    </w:p>
    <w:p w14:paraId="7F533D0E" w14:textId="6BBC8E18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architektúrája 5 különálló modulra bontható. Ebből négy a klasszikus N-rétegű alkalmazás architektúrának felel meg:</w:t>
      </w:r>
    </w:p>
    <w:p w14:paraId="375A3AB9" w14:textId="77777777" w:rsidR="009175DE" w:rsidRPr="003E174F" w:rsidRDefault="009175DE" w:rsidP="008F0D8C">
      <w:pPr>
        <w:pStyle w:val="ListParagraph"/>
        <w:numPr>
          <w:ilvl w:val="0"/>
          <w:numId w:val="6"/>
        </w:numPr>
      </w:pPr>
      <w:r w:rsidRPr="003E174F">
        <w:t>adatbázisréteg (</w:t>
      </w:r>
      <w:proofErr w:type="spellStart"/>
      <w:r w:rsidRPr="003E174F">
        <w:t>Database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DB)</w:t>
      </w:r>
    </w:p>
    <w:p w14:paraId="1B8B8FC5" w14:textId="77777777" w:rsidR="009175DE" w:rsidRPr="003E174F" w:rsidRDefault="009175DE" w:rsidP="008F0D8C">
      <w:pPr>
        <w:pStyle w:val="ListParagraph"/>
        <w:numPr>
          <w:ilvl w:val="0"/>
          <w:numId w:val="6"/>
        </w:numPr>
      </w:pPr>
      <w:r w:rsidRPr="003E174F">
        <w:t xml:space="preserve">adatelérési réteg (Data Access </w:t>
      </w:r>
      <w:proofErr w:type="spellStart"/>
      <w:r w:rsidRPr="003E174F">
        <w:t>Layer</w:t>
      </w:r>
      <w:proofErr w:type="spellEnd"/>
      <w:r w:rsidRPr="003E174F">
        <w:t>, DAL)</w:t>
      </w:r>
    </w:p>
    <w:p w14:paraId="541733C2" w14:textId="77777777" w:rsidR="009175DE" w:rsidRPr="003E174F" w:rsidRDefault="009175DE" w:rsidP="008F0D8C">
      <w:pPr>
        <w:pStyle w:val="ListParagraph"/>
        <w:numPr>
          <w:ilvl w:val="0"/>
          <w:numId w:val="6"/>
        </w:numPr>
      </w:pPr>
      <w:r w:rsidRPr="003E174F">
        <w:lastRenderedPageBreak/>
        <w:t xml:space="preserve">üzleti logikai réteg (Business </w:t>
      </w:r>
      <w:proofErr w:type="spellStart"/>
      <w:r w:rsidRPr="003E174F">
        <w:t>Logic</w:t>
      </w:r>
      <w:proofErr w:type="spellEnd"/>
      <w:r w:rsidRPr="003E174F">
        <w:t xml:space="preserve"> </w:t>
      </w:r>
      <w:proofErr w:type="spellStart"/>
      <w:r w:rsidRPr="003E174F">
        <w:t>Layer</w:t>
      </w:r>
      <w:proofErr w:type="spellEnd"/>
      <w:r w:rsidRPr="003E174F">
        <w:t>, BLL)</w:t>
      </w:r>
    </w:p>
    <w:p w14:paraId="1929865A" w14:textId="454DEBBD" w:rsidR="009175DE" w:rsidRPr="003E174F" w:rsidRDefault="009175DE" w:rsidP="008F0D8C">
      <w:pPr>
        <w:pStyle w:val="ListParagraph"/>
        <w:numPr>
          <w:ilvl w:val="0"/>
          <w:numId w:val="6"/>
        </w:numPr>
      </w:pPr>
      <w:r w:rsidRPr="003E174F">
        <w:t>kliens (</w:t>
      </w:r>
      <w:proofErr w:type="spellStart"/>
      <w:r w:rsidRPr="003E174F">
        <w:t>Client</w:t>
      </w:r>
      <w:proofErr w:type="spellEnd"/>
      <w:r w:rsidRPr="003E174F">
        <w:t>)</w:t>
      </w:r>
    </w:p>
    <w:p w14:paraId="6913DB3F" w14:textId="77777777" w:rsidR="009175DE" w:rsidRPr="003E174F" w:rsidRDefault="009175DE" w:rsidP="008F0D8C">
      <w:pPr>
        <w:rPr>
          <w:lang w:val="hu-HU"/>
        </w:rPr>
      </w:pPr>
      <w:commentRangeStart w:id="11"/>
      <w:r w:rsidRPr="003E174F">
        <w:rPr>
          <w:lang w:val="hu-HU"/>
        </w:rPr>
        <w:t>Ezeket kiegészítettük még egy különálló komponenssel:</w:t>
      </w:r>
    </w:p>
    <w:p w14:paraId="467AE5B9" w14:textId="6C9F4F5A" w:rsidR="009175DE" w:rsidRPr="003E174F" w:rsidRDefault="009175DE" w:rsidP="008F0D8C">
      <w:pPr>
        <w:pStyle w:val="ListParagraph"/>
        <w:numPr>
          <w:ilvl w:val="0"/>
          <w:numId w:val="7"/>
        </w:numPr>
      </w:pPr>
      <w:r w:rsidRPr="003E174F">
        <w:t xml:space="preserve">adatdefiníciók (Data </w:t>
      </w:r>
      <w:proofErr w:type="spellStart"/>
      <w:r w:rsidRPr="003E174F">
        <w:t>Definitions</w:t>
      </w:r>
      <w:proofErr w:type="spellEnd"/>
      <w:r w:rsidRPr="003E174F">
        <w:t>).</w:t>
      </w:r>
      <w:commentRangeEnd w:id="11"/>
      <w:r w:rsidR="00F62308">
        <w:rPr>
          <w:rStyle w:val="CommentReference"/>
          <w:lang w:val="en-GB"/>
        </w:rPr>
        <w:commentReference w:id="11"/>
      </w:r>
    </w:p>
    <w:p w14:paraId="6F87C419" w14:textId="03B5C8AC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>Az egyes komponen</w:t>
      </w:r>
      <w:r w:rsidR="0073396A" w:rsidRPr="003E174F">
        <w:rPr>
          <w:lang w:val="hu-HU"/>
        </w:rPr>
        <w:t>sek kapcsolatait mutatja be a 2</w:t>
      </w:r>
      <w:r w:rsidRPr="003E174F">
        <w:rPr>
          <w:lang w:val="hu-HU"/>
        </w:rPr>
        <w:t>. ábra. A fejezetben a fenn említett komponenseket mutatjuk be részletesen.</w:t>
      </w:r>
    </w:p>
    <w:p w14:paraId="6C87531B" w14:textId="77777777" w:rsidR="009175DE" w:rsidRPr="003E174F" w:rsidRDefault="00C96555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4D2B6349" wp14:editId="08F5B7D5">
            <wp:extent cx="5489575" cy="440266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82" cy="440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EBBBD7" w14:textId="3110507C" w:rsidR="00C96555" w:rsidRPr="003E174F" w:rsidRDefault="009175DE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A szoftver archite</w:t>
      </w:r>
      <w:r w:rsidR="00143076" w:rsidRPr="003E174F">
        <w:rPr>
          <w:i w:val="0"/>
          <w:color w:val="auto"/>
          <w:lang w:val="hu-HU"/>
        </w:rPr>
        <w:t>k</w:t>
      </w:r>
      <w:r w:rsidRPr="003E174F">
        <w:rPr>
          <w:i w:val="0"/>
          <w:color w:val="auto"/>
          <w:lang w:val="hu-HU"/>
        </w:rPr>
        <w:t>túrája</w:t>
      </w:r>
    </w:p>
    <w:p w14:paraId="1869E71D" w14:textId="0965CD9A" w:rsidR="00A1036D" w:rsidRPr="003E174F" w:rsidRDefault="00A1036D" w:rsidP="008F0D8C">
      <w:pPr>
        <w:pStyle w:val="Heading2"/>
      </w:pPr>
      <w:bookmarkStart w:id="12" w:name="_Toc405370461"/>
      <w:r w:rsidRPr="003E174F">
        <w:t>Adatbázis réteg</w:t>
      </w:r>
      <w:bookmarkEnd w:id="12"/>
    </w:p>
    <w:p w14:paraId="7A5C841B" w14:textId="52103C6D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 xml:space="preserve">Az adatbázis réteg felel az adatok </w:t>
      </w:r>
      <w:commentRangeStart w:id="13"/>
      <w:proofErr w:type="spellStart"/>
      <w:r w:rsidRPr="003E174F">
        <w:rPr>
          <w:lang w:val="hu-HU"/>
        </w:rPr>
        <w:t>perzisztálásáért</w:t>
      </w:r>
      <w:commentRangeEnd w:id="13"/>
      <w:proofErr w:type="spellEnd"/>
      <w:r w:rsidR="00F62308">
        <w:rPr>
          <w:rStyle w:val="CommentReference"/>
        </w:rPr>
        <w:commentReference w:id="13"/>
      </w:r>
      <w:r w:rsidRPr="003E174F">
        <w:rPr>
          <w:lang w:val="hu-HU"/>
        </w:rPr>
        <w:t xml:space="preserve">. Erre a célra mi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rendszerét választottuk, a </w:t>
      </w:r>
      <w:commentRangeStart w:id="14"/>
      <w:r w:rsidRPr="003E174F">
        <w:rPr>
          <w:lang w:val="hu-HU"/>
        </w:rPr>
        <w:t xml:space="preserve">következők </w:t>
      </w:r>
      <w:commentRangeEnd w:id="14"/>
      <w:r w:rsidR="00F62308">
        <w:rPr>
          <w:rStyle w:val="CommentReference"/>
        </w:rPr>
        <w:commentReference w:id="14"/>
      </w:r>
      <w:r w:rsidRPr="003E174F">
        <w:rPr>
          <w:lang w:val="hu-HU"/>
        </w:rPr>
        <w:t>miatt:</w:t>
      </w:r>
    </w:p>
    <w:p w14:paraId="4A44F24C" w14:textId="14D171A5" w:rsidR="00D07182" w:rsidRPr="003E174F" w:rsidRDefault="00D07182" w:rsidP="008F0D8C">
      <w:pPr>
        <w:pStyle w:val="ListParagraph"/>
        <w:numPr>
          <w:ilvl w:val="0"/>
          <w:numId w:val="9"/>
        </w:numPr>
      </w:pPr>
      <w:commentRangeStart w:id="15"/>
      <w:r w:rsidRPr="003E174F">
        <w:t>Az alkalmazás felhőben való futtatása lehetővé teszi</w:t>
      </w:r>
      <w:r w:rsidR="009175DE" w:rsidRPr="003E174F">
        <w:t>, hogy</w:t>
      </w:r>
      <w:r w:rsidRPr="003E174F">
        <w:t xml:space="preserve"> a rendszer skálázható legyen.</w:t>
      </w:r>
    </w:p>
    <w:p w14:paraId="204852F6" w14:textId="252CA154" w:rsidR="00D07182" w:rsidRPr="003E174F" w:rsidRDefault="009175DE" w:rsidP="008F0D8C">
      <w:pPr>
        <w:pStyle w:val="ListParagraph"/>
        <w:numPr>
          <w:ilvl w:val="0"/>
          <w:numId w:val="9"/>
        </w:numPr>
      </w:pPr>
      <w:r w:rsidRPr="003E174F">
        <w:t>Elterjedt a gyakorlatban is gyakran alkalmazott megoldás.</w:t>
      </w:r>
      <w:commentRangeEnd w:id="15"/>
      <w:r w:rsidR="00F62308">
        <w:rPr>
          <w:rStyle w:val="CommentReference"/>
          <w:lang w:val="en-GB"/>
        </w:rPr>
        <w:commentReference w:id="15"/>
      </w:r>
    </w:p>
    <w:p w14:paraId="3C35DD9F" w14:textId="1054FDE9" w:rsidR="009175DE" w:rsidRPr="003E174F" w:rsidRDefault="009175DE" w:rsidP="008F0D8C">
      <w:pPr>
        <w:rPr>
          <w:lang w:val="hu-HU"/>
        </w:rPr>
      </w:pPr>
      <w:r w:rsidRPr="003E174F">
        <w:rPr>
          <w:lang w:val="hu-HU"/>
        </w:rPr>
        <w:t xml:space="preserve">Az adatbázis táblákban szereplő adatok reprezentálásához a programban különböző entitásokat hoztunk létre. </w:t>
      </w:r>
      <w:commentRangeStart w:id="16"/>
      <w:r w:rsidRPr="003E174F">
        <w:rPr>
          <w:lang w:val="hu-HU"/>
        </w:rPr>
        <w:t xml:space="preserve">Az entitások egy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komponensnek köszönhetően leképződnek a programban használt objektumokká.</w:t>
      </w:r>
      <w:commentRangeEnd w:id="16"/>
      <w:r w:rsidR="00F62308">
        <w:rPr>
          <w:rStyle w:val="CommentReference"/>
        </w:rPr>
        <w:commentReference w:id="16"/>
      </w:r>
    </w:p>
    <w:p w14:paraId="2EC2FCB7" w14:textId="196058EC" w:rsidR="00A1036D" w:rsidRPr="003E174F" w:rsidRDefault="00A1036D" w:rsidP="008F0D8C">
      <w:pPr>
        <w:pStyle w:val="Heading2"/>
      </w:pPr>
      <w:bookmarkStart w:id="17" w:name="_Toc405370462"/>
      <w:r w:rsidRPr="003E174F">
        <w:t>Adatdefiníciók</w:t>
      </w:r>
      <w:bookmarkEnd w:id="17"/>
    </w:p>
    <w:p w14:paraId="527663FA" w14:textId="63D65F72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Annak érdekében, hogy a program minden komponensében elérhetők legyenek az egyes adatdefiníciók, ezt egy külön komponensként készítettük el.</w:t>
      </w:r>
    </w:p>
    <w:p w14:paraId="218D4D9C" w14:textId="45BF0165" w:rsidR="00A1036D" w:rsidRPr="003E174F" w:rsidRDefault="00A1036D" w:rsidP="008F0D8C">
      <w:pPr>
        <w:pStyle w:val="Heading2"/>
      </w:pPr>
      <w:bookmarkStart w:id="18" w:name="_Toc405370463"/>
      <w:commentRangeStart w:id="19"/>
      <w:r w:rsidRPr="003E174F">
        <w:lastRenderedPageBreak/>
        <w:t>Adathozzáférési réteg</w:t>
      </w:r>
      <w:bookmarkEnd w:id="18"/>
      <w:commentRangeEnd w:id="19"/>
      <w:r w:rsidR="00F62308">
        <w:rPr>
          <w:rStyle w:val="CommentReference"/>
          <w:rFonts w:asciiTheme="minorHAnsi" w:eastAsiaTheme="minorHAnsi" w:hAnsiTheme="minorHAnsi" w:cstheme="minorBidi"/>
          <w:color w:val="auto"/>
          <w:lang w:val="en-GB"/>
        </w:rPr>
        <w:commentReference w:id="19"/>
      </w:r>
    </w:p>
    <w:p w14:paraId="32188D3A" w14:textId="6CD2472C" w:rsidR="00D07182" w:rsidRPr="003E174F" w:rsidRDefault="00D07182" w:rsidP="008F0D8C">
      <w:pPr>
        <w:rPr>
          <w:lang w:val="hu-HU"/>
        </w:rPr>
      </w:pPr>
      <w:r w:rsidRPr="003E174F">
        <w:rPr>
          <w:lang w:val="hu-HU"/>
        </w:rPr>
        <w:t>Célja az adathozzáférés biztosítása a felsőbb rétegek számára. Ennek megfelelően a réteg feladata:</w:t>
      </w:r>
    </w:p>
    <w:p w14:paraId="7FCE9113" w14:textId="4F2C8C12" w:rsidR="00472FB9" w:rsidRPr="003E174F" w:rsidRDefault="00472FB9" w:rsidP="008F0D8C">
      <w:pPr>
        <w:pStyle w:val="ListParagraph"/>
        <w:numPr>
          <w:ilvl w:val="0"/>
          <w:numId w:val="10"/>
        </w:numPr>
      </w:pPr>
      <w:r w:rsidRPr="003E174F">
        <w:t>üres adatbázis létrehozása,</w:t>
      </w:r>
    </w:p>
    <w:p w14:paraId="30CB61CB" w14:textId="3FD9632B" w:rsidR="00472FB9" w:rsidRPr="003E174F" w:rsidRDefault="00472FB9" w:rsidP="008F0D8C">
      <w:pPr>
        <w:pStyle w:val="ListParagraph"/>
        <w:numPr>
          <w:ilvl w:val="0"/>
          <w:numId w:val="10"/>
        </w:numPr>
      </w:pPr>
      <w:commentRangeStart w:id="20"/>
      <w:r w:rsidRPr="003E174F">
        <w:t>új entitások létrehozása az adatbázisban,</w:t>
      </w:r>
      <w:commentRangeEnd w:id="20"/>
      <w:r w:rsidR="00F62308">
        <w:rPr>
          <w:rStyle w:val="CommentReference"/>
          <w:lang w:val="en-GB"/>
        </w:rPr>
        <w:commentReference w:id="20"/>
      </w:r>
    </w:p>
    <w:p w14:paraId="08D84B6D" w14:textId="77A86285" w:rsidR="00D07182" w:rsidRPr="003E174F" w:rsidRDefault="00472FB9" w:rsidP="008F0D8C">
      <w:pPr>
        <w:pStyle w:val="ListParagraph"/>
        <w:numPr>
          <w:ilvl w:val="0"/>
          <w:numId w:val="10"/>
        </w:numPr>
      </w:pPr>
      <w:r w:rsidRPr="003E174F">
        <w:t>igény szerinti adathozzáférés biztosítása felsőbb rétegnek az adatbázishoz.</w:t>
      </w:r>
    </w:p>
    <w:p w14:paraId="7348AA6D" w14:textId="2425E886" w:rsidR="00A1036D" w:rsidRPr="003E174F" w:rsidRDefault="00A1036D" w:rsidP="008F0D8C">
      <w:pPr>
        <w:pStyle w:val="Heading2"/>
      </w:pPr>
      <w:bookmarkStart w:id="21" w:name="_Toc405370464"/>
      <w:r w:rsidRPr="003E174F">
        <w:t>Üzleti logikai réteg</w:t>
      </w:r>
      <w:bookmarkEnd w:id="21"/>
    </w:p>
    <w:p w14:paraId="2B12F12E" w14:textId="5401C969" w:rsidR="009175DE" w:rsidRPr="003E174F" w:rsidRDefault="00D87AF9" w:rsidP="008F0D8C">
      <w:pPr>
        <w:rPr>
          <w:lang w:val="hu-HU"/>
        </w:rPr>
      </w:pPr>
      <w:r w:rsidRPr="003E174F">
        <w:rPr>
          <w:lang w:val="hu-HU"/>
        </w:rPr>
        <w:t>Célja a</w:t>
      </w:r>
      <w:r w:rsidR="009175DE" w:rsidRPr="003E174F">
        <w:rPr>
          <w:lang w:val="hu-HU"/>
        </w:rPr>
        <w:t xml:space="preserve">z adatelérési rétegtől kapott adatok alapján </w:t>
      </w:r>
      <w:r w:rsidRPr="003E174F">
        <w:rPr>
          <w:lang w:val="hu-HU"/>
        </w:rPr>
        <w:t xml:space="preserve">kommunikálni a REST </w:t>
      </w:r>
      <w:proofErr w:type="spellStart"/>
      <w:r w:rsidRPr="003E174F">
        <w:rPr>
          <w:lang w:val="hu-HU"/>
        </w:rPr>
        <w:t>Service-szel</w:t>
      </w:r>
      <w:proofErr w:type="spellEnd"/>
      <w:r w:rsidR="009175DE" w:rsidRPr="003E174F">
        <w:rPr>
          <w:lang w:val="hu-HU"/>
        </w:rPr>
        <w:t xml:space="preserve">. A mi esetünkben az üzleti logikai réteg kevés feladatot lát el, a programban található </w:t>
      </w:r>
      <w:r w:rsidRPr="003E174F">
        <w:rPr>
          <w:lang w:val="hu-HU"/>
        </w:rPr>
        <w:t xml:space="preserve">POCO </w:t>
      </w:r>
      <w:r w:rsidR="009175DE" w:rsidRPr="003E174F">
        <w:rPr>
          <w:lang w:val="hu-HU"/>
        </w:rPr>
        <w:t>objektumo</w:t>
      </w:r>
      <w:r w:rsidRPr="003E174F">
        <w:rPr>
          <w:lang w:val="hu-HU"/>
        </w:rPr>
        <w:t>ko</w:t>
      </w:r>
      <w:r w:rsidR="009175DE" w:rsidRPr="003E174F">
        <w:rPr>
          <w:lang w:val="hu-HU"/>
        </w:rPr>
        <w:t>n hajt végre néhány műveletet.</w:t>
      </w:r>
    </w:p>
    <w:p w14:paraId="38A89A1C" w14:textId="071024B3" w:rsidR="00D60178" w:rsidRPr="003E174F" w:rsidRDefault="00D60178" w:rsidP="008F0D8C">
      <w:pPr>
        <w:pStyle w:val="Heading2"/>
      </w:pPr>
      <w:bookmarkStart w:id="22" w:name="_Toc405370465"/>
      <w:commentRangeStart w:id="23"/>
      <w:r w:rsidRPr="003E174F">
        <w:t>REST Service</w:t>
      </w:r>
      <w:bookmarkEnd w:id="22"/>
      <w:commentRangeEnd w:id="23"/>
      <w:r w:rsidR="00F62308">
        <w:rPr>
          <w:rStyle w:val="CommentReference"/>
          <w:rFonts w:asciiTheme="minorHAnsi" w:eastAsiaTheme="minorHAnsi" w:hAnsiTheme="minorHAnsi" w:cstheme="minorBidi"/>
          <w:color w:val="auto"/>
          <w:lang w:val="en-GB"/>
        </w:rPr>
        <w:commentReference w:id="23"/>
      </w:r>
    </w:p>
    <w:p w14:paraId="115CAC57" w14:textId="505C0E1A" w:rsidR="00D60178" w:rsidRPr="003E174F" w:rsidRDefault="00D60178" w:rsidP="008F0D8C">
      <w:pPr>
        <w:rPr>
          <w:lang w:val="hu-HU"/>
        </w:rPr>
      </w:pPr>
      <w:commentRangeStart w:id="24"/>
      <w:r w:rsidRPr="003E174F">
        <w:rPr>
          <w:lang w:val="hu-HU"/>
        </w:rPr>
        <w:t>A REST</w:t>
      </w:r>
      <w:r w:rsidR="00F86A6A">
        <w:rPr>
          <w:lang w:val="hu-HU"/>
        </w:rPr>
        <w:t xml:space="preserve"> </w:t>
      </w:r>
      <w:hyperlink w:anchor="_Hivatkozások" w:history="1">
        <w:r w:rsidR="00F86A6A" w:rsidRPr="00F86A6A">
          <w:rPr>
            <w:rStyle w:val="Hyperlink"/>
            <w:lang w:val="hu-HU"/>
          </w:rPr>
          <w:t>[3]</w:t>
        </w:r>
      </w:hyperlink>
      <w:r w:rsidRPr="003E174F">
        <w:rPr>
          <w:lang w:val="hu-HU"/>
        </w:rPr>
        <w:t xml:space="preserve"> Service az üzleti logikai réteg és a kliens közötti hívásokat valósítja meg. A következőkben az általunk készített REST </w:t>
      </w:r>
      <w:proofErr w:type="spellStart"/>
      <w:r w:rsidRPr="003E174F">
        <w:rPr>
          <w:lang w:val="hu-HU"/>
        </w:rPr>
        <w:t>API-t</w:t>
      </w:r>
      <w:proofErr w:type="spellEnd"/>
      <w:r w:rsidRPr="003E174F">
        <w:rPr>
          <w:lang w:val="hu-HU"/>
        </w:rPr>
        <w:t xml:space="preserve"> mutatjuk be.</w:t>
      </w:r>
      <w:r w:rsidR="00811A8A">
        <w:rPr>
          <w:lang w:val="hu-HU"/>
        </w:rPr>
        <w:t xml:space="preserve"> A hívások során JSON objektumokkal dolgoztunk.</w:t>
      </w:r>
      <w:commentRangeEnd w:id="24"/>
      <w:r w:rsidR="00F62308">
        <w:rPr>
          <w:rStyle w:val="CommentReference"/>
        </w:rPr>
        <w:commentReference w:id="24"/>
      </w:r>
    </w:p>
    <w:p w14:paraId="47C931A3" w14:textId="27BFE3B5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156A95">
        <w:rPr>
          <w:lang w:val="hu-HU"/>
        </w:rPr>
        <w:t>jelölés-szavazások</w:t>
      </w:r>
      <w:r w:rsidRPr="003E174F">
        <w:rPr>
          <w:lang w:val="hu-HU"/>
        </w:rPr>
        <w:t xml:space="preserve"> kezeléséhez a következő API hívások megalkotására volt szükség:</w:t>
      </w:r>
    </w:p>
    <w:p w14:paraId="242BEB94" w14:textId="6CAB3251" w:rsidR="00374137" w:rsidRPr="00F81062" w:rsidRDefault="00156A95" w:rsidP="00F81062">
      <w:pPr>
        <w:pStyle w:val="ListParagraph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GetPoll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pollId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pollId</w:t>
      </w:r>
      <w:proofErr w:type="spellEnd"/>
      <w:r w:rsidRPr="00F81062">
        <w:rPr>
          <w:b/>
        </w:rPr>
        <w:t>}:</w:t>
      </w:r>
      <w:r w:rsidRPr="00F81062">
        <w:t xml:space="preserve"> Segítségével a jelölés-szavazások kérdezhetők le azonosító alapján.</w:t>
      </w:r>
    </w:p>
    <w:p w14:paraId="2AA87E71" w14:textId="301A4711" w:rsidR="00156A95" w:rsidRPr="00F81062" w:rsidRDefault="00156A95" w:rsidP="00F81062">
      <w:pPr>
        <w:pStyle w:val="ListParagraph"/>
        <w:numPr>
          <w:ilvl w:val="0"/>
          <w:numId w:val="13"/>
        </w:numPr>
      </w:pPr>
      <w:commentRangeStart w:id="25"/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ListNominationPolls</w:t>
      </w:r>
      <w:proofErr w:type="spellEnd"/>
      <w:r w:rsidRPr="00F81062">
        <w:rPr>
          <w:b/>
        </w:rPr>
        <w:t>:</w:t>
      </w:r>
      <w:r w:rsidR="00247BD6" w:rsidRPr="00F81062">
        <w:t xml:space="preserve"> </w:t>
      </w:r>
      <w:r w:rsidRPr="00F81062">
        <w:t>A „NOMINATON” állapotban lévő jelölés-szavazások lekérdezése.</w:t>
      </w:r>
    </w:p>
    <w:p w14:paraId="66F972AB" w14:textId="23641B8E" w:rsidR="00156A95" w:rsidRPr="00F81062" w:rsidRDefault="00156A95" w:rsidP="00F81062">
      <w:pPr>
        <w:pStyle w:val="ListParagraph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ListVotingPolls</w:t>
      </w:r>
      <w:proofErr w:type="spellEnd"/>
      <w:r w:rsidRPr="00F81062">
        <w:rPr>
          <w:b/>
        </w:rPr>
        <w:t>:</w:t>
      </w:r>
      <w:r w:rsidRPr="00F81062">
        <w:t xml:space="preserve"> A „VOTING” állapotban lévő jelölés-szavazások lekérdezése.</w:t>
      </w:r>
    </w:p>
    <w:p w14:paraId="7A073CF8" w14:textId="387D6BBF" w:rsidR="002358B2" w:rsidRPr="00F81062" w:rsidRDefault="002358B2" w:rsidP="00F81062">
      <w:pPr>
        <w:pStyle w:val="ListParagraph"/>
        <w:numPr>
          <w:ilvl w:val="0"/>
          <w:numId w:val="13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ListClosedPolls</w:t>
      </w:r>
      <w:proofErr w:type="spellEnd"/>
      <w:r w:rsidRPr="00F81062">
        <w:rPr>
          <w:b/>
        </w:rPr>
        <w:t>:</w:t>
      </w:r>
      <w:r w:rsidRPr="00F81062">
        <w:t xml:space="preserve"> </w:t>
      </w:r>
      <w:r w:rsidR="00DD29E1" w:rsidRPr="00F81062">
        <w:t>A „CLOSED” állapotban lévő jelölés-szavazások lekérdezése.</w:t>
      </w:r>
      <w:commentRangeEnd w:id="25"/>
      <w:r w:rsidR="00F62308">
        <w:rPr>
          <w:rStyle w:val="CommentReference"/>
          <w:lang w:val="en-GB"/>
        </w:rPr>
        <w:commentReference w:id="25"/>
      </w:r>
    </w:p>
    <w:p w14:paraId="0E691214" w14:textId="1DE2A977" w:rsidR="00AF1752" w:rsidRPr="003E174F" w:rsidRDefault="00247BD6" w:rsidP="008F0D8C">
      <w:pPr>
        <w:rPr>
          <w:lang w:val="hu-HU"/>
        </w:rPr>
      </w:pPr>
      <w:r>
        <w:rPr>
          <w:lang w:val="hu-HU"/>
        </w:rPr>
        <w:t>A jelölés-szavazás</w:t>
      </w:r>
      <w:r w:rsidR="00AF1752" w:rsidRPr="003E174F">
        <w:rPr>
          <w:lang w:val="hu-HU"/>
        </w:rPr>
        <w:t xml:space="preserve"> admin</w:t>
      </w:r>
      <w:r>
        <w:rPr>
          <w:lang w:val="hu-HU"/>
        </w:rPr>
        <w:t>isztrátori</w:t>
      </w:r>
      <w:r w:rsidR="00AF1752" w:rsidRPr="003E174F">
        <w:rPr>
          <w:lang w:val="hu-HU"/>
        </w:rPr>
        <w:t xml:space="preserve"> funkciókat külön kontrollerben valósítottuk meg.</w:t>
      </w:r>
    </w:p>
    <w:p w14:paraId="71A5DFE9" w14:textId="7FB48D17" w:rsidR="00AF1752" w:rsidRPr="00F81062" w:rsidRDefault="00247BD6" w:rsidP="00F81062">
      <w:pPr>
        <w:pStyle w:val="ListParagraph"/>
        <w:numPr>
          <w:ilvl w:val="0"/>
          <w:numId w:val="14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PollAdmin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rPr>
          <w:b/>
        </w:rPr>
        <w:t xml:space="preserve">: </w:t>
      </w:r>
      <w:r w:rsidRPr="00F81062">
        <w:t>A jelölés-szavazás mentése. A funkció segítségével egy új jelölés-szavazást lehet létrehozni, vagy egy létezőt módosítani.</w:t>
      </w:r>
    </w:p>
    <w:p w14:paraId="155FB335" w14:textId="744417A7" w:rsidR="00AF1752" w:rsidRDefault="00AF1752" w:rsidP="008F0D8C">
      <w:pPr>
        <w:rPr>
          <w:lang w:val="hu-HU"/>
        </w:rPr>
      </w:pPr>
      <w:r w:rsidRPr="003E174F">
        <w:rPr>
          <w:lang w:val="hu-HU"/>
        </w:rPr>
        <w:t>Az adminisztrátor képes a felhasználókat tiltani és újra engedélyezni, ami a következő REST hívásokkal valósítható meg:</w:t>
      </w:r>
    </w:p>
    <w:p w14:paraId="3454C39E" w14:textId="134C9950" w:rsidR="00F97924" w:rsidRPr="00F81062" w:rsidRDefault="00F97924" w:rsidP="00F81062">
      <w:pPr>
        <w:pStyle w:val="ListParagraph"/>
        <w:numPr>
          <w:ilvl w:val="0"/>
          <w:numId w:val="14"/>
        </w:numPr>
        <w:ind w:left="714" w:hanging="357"/>
      </w:pPr>
      <w:commentRangeStart w:id="26"/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/Admin/</w:t>
      </w:r>
      <w:proofErr w:type="spellStart"/>
      <w:r w:rsidRPr="00F81062">
        <w:rPr>
          <w:b/>
        </w:rPr>
        <w:t>BanUser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</w:t>
      </w:r>
      <w:r w:rsidR="0050042A" w:rsidRPr="00F81062">
        <w:t>Az azonosítóval megadott felhasználó tiltása.</w:t>
      </w:r>
    </w:p>
    <w:p w14:paraId="5A89888A" w14:textId="1C78540A" w:rsidR="00AF1752" w:rsidRPr="00F81062" w:rsidRDefault="00B335AD" w:rsidP="00F81062">
      <w:pPr>
        <w:pStyle w:val="ListParagraph"/>
        <w:numPr>
          <w:ilvl w:val="0"/>
          <w:numId w:val="14"/>
        </w:numPr>
        <w:ind w:left="714" w:hanging="357"/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/Admin/</w:t>
      </w:r>
      <w:proofErr w:type="spellStart"/>
      <w:r w:rsidRPr="00F81062">
        <w:rPr>
          <w:b/>
        </w:rPr>
        <w:t>UnBanUser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</w:t>
      </w:r>
      <w:r w:rsidR="00424D33" w:rsidRPr="00F81062">
        <w:t>A megadott azonosítóval rendelkező felhasználó újbóli engedélyezése.</w:t>
      </w:r>
      <w:commentRangeEnd w:id="26"/>
      <w:r w:rsidR="00F62308">
        <w:rPr>
          <w:rStyle w:val="CommentReference"/>
          <w:lang w:val="en-GB"/>
        </w:rPr>
        <w:commentReference w:id="26"/>
      </w:r>
    </w:p>
    <w:p w14:paraId="6A47285D" w14:textId="0E5E350E" w:rsidR="00AF1752" w:rsidRPr="003E174F" w:rsidRDefault="00AF1752" w:rsidP="008F0D8C">
      <w:pPr>
        <w:rPr>
          <w:lang w:val="hu-HU"/>
        </w:rPr>
      </w:pPr>
      <w:r w:rsidRPr="003E174F">
        <w:rPr>
          <w:lang w:val="hu-HU"/>
        </w:rPr>
        <w:t>A jelölések kezeléséhez szükséges API hívások:</w:t>
      </w:r>
    </w:p>
    <w:p w14:paraId="65125BFB" w14:textId="6A9B5A62" w:rsidR="00AF1752" w:rsidRPr="00F81062" w:rsidRDefault="004E15F7" w:rsidP="00F81062">
      <w:pPr>
        <w:pStyle w:val="ListParagraph"/>
        <w:numPr>
          <w:ilvl w:val="0"/>
          <w:numId w:val="15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GetForUser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userId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userId</w:t>
      </w:r>
      <w:proofErr w:type="spellEnd"/>
      <w:r w:rsidRPr="00F81062">
        <w:rPr>
          <w:b/>
        </w:rPr>
        <w:t>}:</w:t>
      </w:r>
      <w:r w:rsidRPr="00F81062">
        <w:t xml:space="preserve"> A felhasználó által leadott jelölések lekérdezése.</w:t>
      </w:r>
    </w:p>
    <w:p w14:paraId="76D714F5" w14:textId="64E7494D" w:rsidR="004E15F7" w:rsidRPr="00F81062" w:rsidRDefault="004E15F7" w:rsidP="00F81062">
      <w:pPr>
        <w:pStyle w:val="ListParagraph"/>
        <w:numPr>
          <w:ilvl w:val="0"/>
          <w:numId w:val="15"/>
        </w:numPr>
      </w:pPr>
      <w:commentRangeStart w:id="27"/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t>: Jelölés elmentése. A funkció segítségével új jelöléseket lehet létrehozni vagy egy létezőt módosítani.</w:t>
      </w:r>
      <w:commentRangeEnd w:id="27"/>
      <w:r w:rsidR="00F62308">
        <w:rPr>
          <w:rStyle w:val="CommentReference"/>
          <w:lang w:val="en-GB"/>
        </w:rPr>
        <w:commentReference w:id="27"/>
      </w:r>
    </w:p>
    <w:p w14:paraId="6E0441CD" w14:textId="17F3F7CD" w:rsidR="004E15F7" w:rsidRPr="00F81062" w:rsidRDefault="004E15F7" w:rsidP="00F81062">
      <w:pPr>
        <w:pStyle w:val="ListParagraph"/>
        <w:numPr>
          <w:ilvl w:val="0"/>
          <w:numId w:val="15"/>
        </w:numPr>
      </w:pPr>
      <w:r w:rsidRPr="00F81062">
        <w:rPr>
          <w:b/>
        </w:rPr>
        <w:t xml:space="preserve">DELETE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Nomination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Delete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nominationId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nominationId</w:t>
      </w:r>
      <w:proofErr w:type="spellEnd"/>
      <w:r w:rsidRPr="00F81062">
        <w:rPr>
          <w:b/>
        </w:rPr>
        <w:t xml:space="preserve">}: </w:t>
      </w:r>
      <w:r w:rsidRPr="00F81062">
        <w:t>Az azonosítóval megadott jelölés törlése.</w:t>
      </w:r>
    </w:p>
    <w:p w14:paraId="521E54FF" w14:textId="00C95250" w:rsidR="00AF1752" w:rsidRDefault="00AF1752" w:rsidP="008F0D8C">
      <w:pPr>
        <w:rPr>
          <w:lang w:val="hu-HU"/>
        </w:rPr>
      </w:pPr>
      <w:r w:rsidRPr="003E174F">
        <w:rPr>
          <w:lang w:val="hu-HU"/>
        </w:rPr>
        <w:t>A felhasználó be és ki tud jelentkezn</w:t>
      </w:r>
      <w:r w:rsidR="004E15F7">
        <w:rPr>
          <w:lang w:val="hu-HU"/>
        </w:rPr>
        <w:t>i a rendszerbe és a rendszerből, az ehhez szükséges API definíciók:</w:t>
      </w:r>
    </w:p>
    <w:p w14:paraId="466782DB" w14:textId="170DA550" w:rsidR="004E15F7" w:rsidRPr="00F81062" w:rsidRDefault="004E15F7" w:rsidP="00F81062">
      <w:pPr>
        <w:pStyle w:val="ListParagraph"/>
        <w:numPr>
          <w:ilvl w:val="0"/>
          <w:numId w:val="16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/Auth/Login:</w:t>
      </w:r>
      <w:r w:rsidRPr="00F81062">
        <w:t xml:space="preserve"> Bejelentkezés.</w:t>
      </w:r>
    </w:p>
    <w:p w14:paraId="25FD06D7" w14:textId="018BABCF" w:rsidR="004E15F7" w:rsidRPr="00F81062" w:rsidRDefault="004E15F7" w:rsidP="00F81062">
      <w:pPr>
        <w:pStyle w:val="ListParagraph"/>
        <w:numPr>
          <w:ilvl w:val="0"/>
          <w:numId w:val="16"/>
        </w:numPr>
      </w:pPr>
      <w:r w:rsidRPr="00F81062">
        <w:rPr>
          <w:b/>
        </w:rPr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/Auth/</w:t>
      </w:r>
      <w:proofErr w:type="spellStart"/>
      <w:r w:rsidRPr="00F81062">
        <w:rPr>
          <w:b/>
        </w:rPr>
        <w:t>Logout</w:t>
      </w:r>
      <w:proofErr w:type="spellEnd"/>
      <w:r w:rsidRPr="00F81062">
        <w:rPr>
          <w:b/>
        </w:rPr>
        <w:t>:</w:t>
      </w:r>
      <w:r w:rsidRPr="00F81062">
        <w:t xml:space="preserve"> Kijelentkezés.</w:t>
      </w:r>
    </w:p>
    <w:p w14:paraId="0E5B1F7D" w14:textId="055CC422" w:rsidR="00AF1752" w:rsidRDefault="004E15F7" w:rsidP="008F0D8C">
      <w:pPr>
        <w:rPr>
          <w:lang w:val="hu-HU"/>
        </w:rPr>
      </w:pPr>
      <w:r>
        <w:rPr>
          <w:lang w:val="hu-HU"/>
        </w:rPr>
        <w:t>A</w:t>
      </w:r>
      <w:r w:rsidR="00AF1752" w:rsidRPr="003E174F">
        <w:rPr>
          <w:lang w:val="hu-HU"/>
        </w:rPr>
        <w:t xml:space="preserve"> hírek manipulálásához, lekéréséhez szükséges API</w:t>
      </w:r>
      <w:r>
        <w:rPr>
          <w:lang w:val="hu-HU"/>
        </w:rPr>
        <w:t xml:space="preserve"> hívások:</w:t>
      </w:r>
    </w:p>
    <w:p w14:paraId="011EB2E9" w14:textId="4435D6BD" w:rsidR="004E15F7" w:rsidRPr="00F81062" w:rsidRDefault="004E15F7" w:rsidP="00F81062">
      <w:pPr>
        <w:pStyle w:val="ListParagraph"/>
        <w:numPr>
          <w:ilvl w:val="0"/>
          <w:numId w:val="17"/>
        </w:numPr>
      </w:pPr>
      <w:r w:rsidRPr="00F81062">
        <w:rPr>
          <w:b/>
        </w:rPr>
        <w:t xml:space="preserve">GET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/News/</w:t>
      </w:r>
      <w:proofErr w:type="spellStart"/>
      <w:r w:rsidRPr="00F81062">
        <w:rPr>
          <w:b/>
        </w:rPr>
        <w:t>ListNews</w:t>
      </w:r>
      <w:proofErr w:type="spellEnd"/>
      <w:r w:rsidRPr="00F81062">
        <w:rPr>
          <w:b/>
        </w:rPr>
        <w:t>:</w:t>
      </w:r>
      <w:r w:rsidRPr="00F81062">
        <w:t xml:space="preserve"> Hírek listájának lekérdezése.</w:t>
      </w:r>
    </w:p>
    <w:p w14:paraId="6B4F531E" w14:textId="0EBA4CD6" w:rsidR="004E15F7" w:rsidRPr="00F81062" w:rsidRDefault="004E15F7" w:rsidP="00F81062">
      <w:pPr>
        <w:pStyle w:val="ListParagraph"/>
        <w:numPr>
          <w:ilvl w:val="0"/>
          <w:numId w:val="17"/>
        </w:numPr>
      </w:pPr>
      <w:r w:rsidRPr="00F81062">
        <w:rPr>
          <w:b/>
        </w:rPr>
        <w:lastRenderedPageBreak/>
        <w:t xml:space="preserve">POST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NewsAdmin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Save</w:t>
      </w:r>
      <w:proofErr w:type="spellEnd"/>
      <w:r w:rsidRPr="00F81062">
        <w:rPr>
          <w:b/>
        </w:rPr>
        <w:t>:</w:t>
      </w:r>
      <w:r w:rsidRPr="00F81062">
        <w:t xml:space="preserve"> Hír mentése. Segítségével új hírt lehet létrehozni vagy egy régit módosítani.</w:t>
      </w:r>
    </w:p>
    <w:p w14:paraId="6CA6F712" w14:textId="16831116" w:rsidR="00AF1752" w:rsidRPr="00F81062" w:rsidRDefault="004E15F7" w:rsidP="00F81062">
      <w:pPr>
        <w:pStyle w:val="ListParagraph"/>
        <w:numPr>
          <w:ilvl w:val="0"/>
          <w:numId w:val="17"/>
        </w:numPr>
      </w:pPr>
      <w:r w:rsidRPr="00F81062">
        <w:rPr>
          <w:b/>
        </w:rPr>
        <w:t xml:space="preserve">DELETE </w:t>
      </w:r>
      <w:proofErr w:type="spellStart"/>
      <w:r w:rsidRPr="00F81062">
        <w:rPr>
          <w:b/>
        </w:rPr>
        <w:t>api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NewsAdmin</w:t>
      </w:r>
      <w:proofErr w:type="spellEnd"/>
      <w:r w:rsidRPr="00F81062">
        <w:rPr>
          <w:b/>
        </w:rPr>
        <w:t>/</w:t>
      </w:r>
      <w:proofErr w:type="spellStart"/>
      <w:r w:rsidRPr="00F81062">
        <w:rPr>
          <w:b/>
        </w:rPr>
        <w:t>Delete</w:t>
      </w:r>
      <w:proofErr w:type="spellEnd"/>
      <w:proofErr w:type="gramStart"/>
      <w:r w:rsidRPr="00F81062">
        <w:rPr>
          <w:b/>
        </w:rPr>
        <w:t>?</w:t>
      </w:r>
      <w:proofErr w:type="spellStart"/>
      <w:r w:rsidRPr="00F81062">
        <w:rPr>
          <w:b/>
        </w:rPr>
        <w:t>newsId</w:t>
      </w:r>
      <w:proofErr w:type="spellEnd"/>
      <w:proofErr w:type="gramEnd"/>
      <w:r w:rsidRPr="00F81062">
        <w:rPr>
          <w:b/>
        </w:rPr>
        <w:t>={</w:t>
      </w:r>
      <w:proofErr w:type="spellStart"/>
      <w:r w:rsidRPr="00F81062">
        <w:rPr>
          <w:b/>
        </w:rPr>
        <w:t>newsId</w:t>
      </w:r>
      <w:proofErr w:type="spellEnd"/>
      <w:r w:rsidRPr="00F81062">
        <w:rPr>
          <w:b/>
        </w:rPr>
        <w:t>}:</w:t>
      </w:r>
      <w:r w:rsidRPr="00F81062">
        <w:t xml:space="preserve"> A megadott azonosítóval rendelkező hír törlése.</w:t>
      </w:r>
    </w:p>
    <w:p w14:paraId="4BA56BD0" w14:textId="1611A1F3" w:rsidR="00A1036D" w:rsidRPr="003E174F" w:rsidRDefault="00A1036D" w:rsidP="008F0D8C">
      <w:pPr>
        <w:pStyle w:val="Heading2"/>
      </w:pPr>
      <w:bookmarkStart w:id="28" w:name="_Toc405370466"/>
      <w:r w:rsidRPr="003E174F">
        <w:t>Grafikus felület</w:t>
      </w:r>
      <w:r w:rsidR="00D60178" w:rsidRPr="003E174F">
        <w:t xml:space="preserve"> (Kliens)</w:t>
      </w:r>
      <w:bookmarkEnd w:id="28"/>
    </w:p>
    <w:p w14:paraId="5B99AEC4" w14:textId="06AECC46" w:rsidR="00363562" w:rsidRPr="003E174F" w:rsidRDefault="00363562" w:rsidP="008F0D8C">
      <w:pPr>
        <w:rPr>
          <w:lang w:val="hu-HU"/>
        </w:rPr>
      </w:pPr>
      <w:commentRangeStart w:id="29"/>
      <w:r w:rsidRPr="003E174F">
        <w:rPr>
          <w:lang w:val="hu-HU"/>
        </w:rPr>
        <w:t xml:space="preserve">A szoftver tartalmaz egy felhasználói és egy adminisztrációs felületet. A felhasználói felület célja, hogy egy </w:t>
      </w:r>
      <w:r w:rsidR="00472FB9" w:rsidRPr="003E174F">
        <w:rPr>
          <w:lang w:val="hu-HU"/>
        </w:rPr>
        <w:t xml:space="preserve">egyszerű, könnyen átlátható felületet </w:t>
      </w:r>
      <w:r w:rsidRPr="003E174F">
        <w:rPr>
          <w:lang w:val="hu-HU"/>
        </w:rPr>
        <w:t>nyújtsunk nekik</w:t>
      </w:r>
      <w:r w:rsidR="00472FB9" w:rsidRPr="003E174F">
        <w:rPr>
          <w:lang w:val="hu-HU"/>
        </w:rPr>
        <w:t xml:space="preserve">, </w:t>
      </w:r>
      <w:r w:rsidRPr="003E174F">
        <w:rPr>
          <w:lang w:val="hu-HU"/>
        </w:rPr>
        <w:t xml:space="preserve">amely segítségével </w:t>
      </w:r>
      <w:r w:rsidR="00472FB9" w:rsidRPr="003E174F">
        <w:rPr>
          <w:lang w:val="hu-HU"/>
        </w:rPr>
        <w:t xml:space="preserve">az összes </w:t>
      </w:r>
      <w:r w:rsidRPr="003E174F">
        <w:rPr>
          <w:lang w:val="hu-HU"/>
        </w:rPr>
        <w:t>funkció</w:t>
      </w:r>
      <w:r w:rsidR="00472FB9" w:rsidRPr="003E174F">
        <w:rPr>
          <w:lang w:val="hu-HU"/>
        </w:rPr>
        <w:t xml:space="preserve"> </w:t>
      </w:r>
      <w:r w:rsidRPr="003E174F">
        <w:rPr>
          <w:lang w:val="hu-HU"/>
        </w:rPr>
        <w:t>elérhetővé válik</w:t>
      </w:r>
      <w:r w:rsidR="00472FB9" w:rsidRPr="003E174F">
        <w:rPr>
          <w:lang w:val="hu-HU"/>
        </w:rPr>
        <w:t>.</w:t>
      </w:r>
      <w:r w:rsidRPr="003E174F">
        <w:rPr>
          <w:lang w:val="hu-HU"/>
        </w:rPr>
        <w:t xml:space="preserve"> Az adminisztrációs felület célj</w:t>
      </w:r>
      <w:r w:rsidR="006A7E41" w:rsidRPr="003E174F">
        <w:rPr>
          <w:lang w:val="hu-HU"/>
        </w:rPr>
        <w:t>a, hogy egyszerű, könnyen kezel</w:t>
      </w:r>
      <w:r w:rsidRPr="003E174F">
        <w:rPr>
          <w:lang w:val="hu-HU"/>
        </w:rPr>
        <w:t>h</w:t>
      </w:r>
      <w:r w:rsidR="006A7E41" w:rsidRPr="003E174F">
        <w:rPr>
          <w:lang w:val="hu-HU"/>
        </w:rPr>
        <w:t>et</w:t>
      </w:r>
      <w:r w:rsidRPr="003E174F">
        <w:rPr>
          <w:lang w:val="hu-HU"/>
        </w:rPr>
        <w:t>ő legyen és segítségével az admin</w:t>
      </w:r>
      <w:r w:rsidR="00430CE5" w:rsidRPr="003E174F">
        <w:rPr>
          <w:lang w:val="hu-HU"/>
        </w:rPr>
        <w:t>i</w:t>
      </w:r>
      <w:r w:rsidRPr="003E174F">
        <w:rPr>
          <w:lang w:val="hu-HU"/>
        </w:rPr>
        <w:t xml:space="preserve">sztrátori teendők gyorsan és könnyedén </w:t>
      </w:r>
      <w:r w:rsidR="006A7E41" w:rsidRPr="003E174F">
        <w:rPr>
          <w:lang w:val="hu-HU"/>
        </w:rPr>
        <w:t>elvégezhetőe</w:t>
      </w:r>
      <w:r w:rsidRPr="003E174F">
        <w:rPr>
          <w:lang w:val="hu-HU"/>
        </w:rPr>
        <w:t>k legyenek</w:t>
      </w:r>
      <w:r w:rsidR="00430CE5" w:rsidRPr="003E174F">
        <w:rPr>
          <w:lang w:val="hu-HU"/>
        </w:rPr>
        <w:t>.</w:t>
      </w:r>
      <w:r w:rsidR="00472FB9" w:rsidRPr="003E174F">
        <w:rPr>
          <w:lang w:val="hu-HU"/>
        </w:rPr>
        <w:t xml:space="preserve"> A tervezés során nagy hangsúlyt fektettünk a </w:t>
      </w:r>
      <w:r w:rsidRPr="003E174F">
        <w:rPr>
          <w:lang w:val="hu-HU"/>
        </w:rPr>
        <w:t>grafikus felületek</w:t>
      </w:r>
      <w:r w:rsidR="00374137" w:rsidRPr="003E174F">
        <w:rPr>
          <w:lang w:val="hu-HU"/>
        </w:rPr>
        <w:t xml:space="preserve"> megtervezésére</w:t>
      </w:r>
      <w:r w:rsidR="00472FB9" w:rsidRPr="003E174F">
        <w:rPr>
          <w:lang w:val="hu-HU"/>
        </w:rPr>
        <w:t>, a felület</w:t>
      </w:r>
      <w:r w:rsidRPr="003E174F">
        <w:rPr>
          <w:lang w:val="hu-HU"/>
        </w:rPr>
        <w:t>ek</w:t>
      </w:r>
      <w:r w:rsidR="00472FB9" w:rsidRPr="003E174F">
        <w:rPr>
          <w:lang w:val="hu-HU"/>
        </w:rPr>
        <w:t xml:space="preserve"> elkészítését </w:t>
      </w:r>
      <w:proofErr w:type="spellStart"/>
      <w:r w:rsidR="00472FB9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72FB9" w:rsidRPr="003E174F">
        <w:rPr>
          <w:lang w:val="hu-HU"/>
        </w:rPr>
        <w:t>ok</w:t>
      </w:r>
      <w:proofErr w:type="spellEnd"/>
      <w:r w:rsidR="00472FB9" w:rsidRPr="003E174F">
        <w:rPr>
          <w:lang w:val="hu-HU"/>
        </w:rPr>
        <w:t xml:space="preserve"> </w:t>
      </w:r>
      <w:r w:rsidR="00430CE5" w:rsidRPr="003E174F">
        <w:rPr>
          <w:lang w:val="hu-HU"/>
        </w:rPr>
        <w:t xml:space="preserve">tervezése és </w:t>
      </w:r>
      <w:r w:rsidR="00472FB9" w:rsidRPr="003E174F">
        <w:rPr>
          <w:lang w:val="hu-HU"/>
        </w:rPr>
        <w:t xml:space="preserve">készítése előzte meg. </w:t>
      </w:r>
      <w:r w:rsidRPr="003E174F">
        <w:rPr>
          <w:lang w:val="hu-HU"/>
        </w:rPr>
        <w:t>A grafikus felületeket</w:t>
      </w:r>
      <w:r w:rsidR="00472FB9" w:rsidRPr="003E174F">
        <w:rPr>
          <w:lang w:val="hu-HU"/>
        </w:rPr>
        <w:t xml:space="preserve"> HTML5 alapokon készít</w:t>
      </w:r>
      <w:r w:rsidRPr="003E174F">
        <w:rPr>
          <w:lang w:val="hu-HU"/>
        </w:rPr>
        <w:t>ettük el, azáltal lehetővé tett</w:t>
      </w:r>
      <w:r w:rsidR="00472FB9" w:rsidRPr="003E174F">
        <w:rPr>
          <w:lang w:val="hu-HU"/>
        </w:rPr>
        <w:t>ük, hogy a szolgáltatás akár mobiltelefonról is elérhető legyen. A felhasználói felület terveket az elk</w:t>
      </w:r>
      <w:r w:rsidR="00430CE5" w:rsidRPr="003E174F">
        <w:rPr>
          <w:lang w:val="hu-HU"/>
        </w:rPr>
        <w:t xml:space="preserve">észült </w:t>
      </w:r>
      <w:proofErr w:type="spellStart"/>
      <w:r w:rsidR="00430CE5" w:rsidRPr="003E174F">
        <w:rPr>
          <w:lang w:val="hu-HU"/>
        </w:rPr>
        <w:t>mockup</w:t>
      </w:r>
      <w:r w:rsidR="00541DC4" w:rsidRPr="003E174F">
        <w:rPr>
          <w:lang w:val="hu-HU"/>
        </w:rPr>
        <w:t>-</w:t>
      </w:r>
      <w:r w:rsidR="00430CE5" w:rsidRPr="003E174F">
        <w:rPr>
          <w:lang w:val="hu-HU"/>
        </w:rPr>
        <w:t>okkal</w:t>
      </w:r>
      <w:proofErr w:type="spellEnd"/>
      <w:r w:rsidR="00430CE5" w:rsidRPr="003E174F">
        <w:rPr>
          <w:lang w:val="hu-HU"/>
        </w:rPr>
        <w:t xml:space="preserve"> mutatjuk be a következőkben.</w:t>
      </w:r>
      <w:r w:rsidR="003450E5" w:rsidRPr="003E174F">
        <w:rPr>
          <w:lang w:val="hu-HU"/>
        </w:rPr>
        <w:t xml:space="preserve"> (A felhasználói felület a házi feladat leadási határidejére nem készült el, azonban a felület a tervek alapján fog elkészülni.)</w:t>
      </w:r>
      <w:commentRangeEnd w:id="29"/>
      <w:r w:rsidR="00F62308">
        <w:rPr>
          <w:rStyle w:val="CommentReference"/>
        </w:rPr>
        <w:commentReference w:id="29"/>
      </w:r>
    </w:p>
    <w:p w14:paraId="71E95FEE" w14:textId="21123070" w:rsidR="00363562" w:rsidRPr="003E174F" w:rsidRDefault="00363562" w:rsidP="008F0D8C">
      <w:pPr>
        <w:pStyle w:val="Heading3"/>
        <w:rPr>
          <w:lang w:val="hu-HU"/>
        </w:rPr>
      </w:pPr>
      <w:bookmarkStart w:id="30" w:name="_Toc405370467"/>
      <w:commentRangeStart w:id="31"/>
      <w:r w:rsidRPr="003E174F">
        <w:rPr>
          <w:lang w:val="hu-HU"/>
        </w:rPr>
        <w:t>Felhasználói grafikus felület</w:t>
      </w:r>
      <w:bookmarkEnd w:id="30"/>
      <w:commentRangeEnd w:id="31"/>
      <w:r w:rsidR="00F62308">
        <w:rPr>
          <w:rStyle w:val="CommentReference"/>
          <w:rFonts w:asciiTheme="minorHAnsi" w:eastAsiaTheme="minorHAnsi" w:hAnsiTheme="minorHAnsi" w:cstheme="minorBidi"/>
          <w:color w:val="auto"/>
        </w:rPr>
        <w:commentReference w:id="31"/>
      </w:r>
    </w:p>
    <w:p w14:paraId="11BE4A41" w14:textId="31D27543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>A program indulása után a felhasználót a böngészőben a kezdő képernyő várja, ami tartalmazza az eddig kiküldött híreket (2. ábra).</w:t>
      </w:r>
    </w:p>
    <w:p w14:paraId="4E795BF6" w14:textId="77777777" w:rsidR="00430CE5" w:rsidRPr="003E174F" w:rsidRDefault="00472FB9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67323883" wp14:editId="5CCE716E">
            <wp:extent cx="4607714" cy="3600000"/>
            <wp:effectExtent l="0" t="0" r="2540" b="63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0C4E" w14:textId="45D475FA" w:rsidR="00472FB9" w:rsidRPr="003E174F" w:rsidRDefault="00430CE5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Kezdőképernyő</w:t>
      </w:r>
    </w:p>
    <w:p w14:paraId="0F82D607" w14:textId="17F40BBD" w:rsidR="00472FB9" w:rsidRPr="003E174F" w:rsidRDefault="00472FB9" w:rsidP="008F0D8C">
      <w:pPr>
        <w:rPr>
          <w:lang w:val="hu-HU"/>
        </w:rPr>
      </w:pPr>
      <w:r w:rsidRPr="003E174F">
        <w:rPr>
          <w:lang w:val="hu-HU"/>
        </w:rPr>
        <w:t xml:space="preserve">A látogató számára a program biztosítja, hogy megtekinthesse a híreket, a lezárult szavazásokat, a statikus oldalainkat (gyakran ismételt kérdések, kapcsolat) és lehetőséget nyújt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belépésre.</w:t>
      </w:r>
    </w:p>
    <w:p w14:paraId="47308250" w14:textId="637DFDFE" w:rsidR="007C34B8" w:rsidRPr="003E174F" w:rsidRDefault="007C34B8" w:rsidP="008F0D8C">
      <w:pPr>
        <w:rPr>
          <w:lang w:val="hu-HU"/>
        </w:rPr>
      </w:pPr>
      <w:r w:rsidRPr="003E174F">
        <w:rPr>
          <w:lang w:val="hu-HU"/>
        </w:rPr>
        <w:t>A statikus oldalak egyszerűek</w:t>
      </w:r>
      <w:r w:rsidR="00430CE5" w:rsidRPr="003E174F">
        <w:rPr>
          <w:lang w:val="hu-HU"/>
        </w:rPr>
        <w:t>,</w:t>
      </w:r>
      <w:r w:rsidRPr="003E174F">
        <w:rPr>
          <w:lang w:val="hu-HU"/>
        </w:rPr>
        <w:t xml:space="preserve"> a legfontosabb információkat tartalmazzák szöveges formátumban.</w:t>
      </w:r>
      <w:r w:rsidR="000162EE" w:rsidRPr="003E174F">
        <w:rPr>
          <w:lang w:val="hu-HU"/>
        </w:rPr>
        <w:t xml:space="preserve"> A gyakran ismétel</w:t>
      </w:r>
      <w:r w:rsidR="00143076" w:rsidRPr="003E174F">
        <w:rPr>
          <w:lang w:val="hu-HU"/>
        </w:rPr>
        <w:t>t</w:t>
      </w:r>
      <w:r w:rsidR="000162EE" w:rsidRPr="003E174F">
        <w:rPr>
          <w:lang w:val="hu-HU"/>
        </w:rPr>
        <w:t xml:space="preserve"> kérdések a hírekhez hasonló formátumban jelennek meg. A kapcsolat oldal pedig tartalmazza az alkalmazással kapcsolatos legfontosabb információkat, a fejlesztők legfontosabb adatait, elérhetőségeit.</w:t>
      </w:r>
    </w:p>
    <w:p w14:paraId="19B703DD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lastRenderedPageBreak/>
        <w:drawing>
          <wp:inline distT="0" distB="0" distL="0" distR="0" wp14:anchorId="7ECEF677" wp14:editId="74084924">
            <wp:extent cx="4607715" cy="3600000"/>
            <wp:effectExtent l="0" t="0" r="254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Q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E0C" w14:textId="24C19225" w:rsidR="000162EE" w:rsidRPr="003E174F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Gyakran ismételt kérdések oldal</w:t>
      </w:r>
    </w:p>
    <w:p w14:paraId="744B5BD2" w14:textId="77777777" w:rsidR="00143076" w:rsidRPr="003E174F" w:rsidRDefault="007C34B8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65C9FD74" wp14:editId="69855B21">
            <wp:extent cx="4607715" cy="3600000"/>
            <wp:effectExtent l="0" t="0" r="2540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ac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CA97" w14:textId="08E6B645" w:rsidR="007C34B8" w:rsidRPr="003E174F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Kapcsolat oldal</w:t>
      </w:r>
    </w:p>
    <w:p w14:paraId="64269D0F" w14:textId="486B81B6" w:rsidR="00130B89" w:rsidRPr="003E174F" w:rsidRDefault="00130B89" w:rsidP="008F0D8C">
      <w:pPr>
        <w:rPr>
          <w:lang w:val="hu-HU"/>
        </w:rPr>
      </w:pPr>
      <w:r w:rsidRPr="003E174F">
        <w:rPr>
          <w:lang w:val="hu-HU"/>
        </w:rPr>
        <w:t>A látogatók meg tudják tekinteni a lezárt jelölés-szavazások eredményét. A</w:t>
      </w:r>
      <w:r w:rsidR="00143076" w:rsidRPr="003E174F">
        <w:rPr>
          <w:lang w:val="hu-HU"/>
        </w:rPr>
        <w:t xml:space="preserve"> jelölés-szavazások közül a </w:t>
      </w:r>
      <w:proofErr w:type="spellStart"/>
      <w:r w:rsidR="00143076" w:rsidRPr="003E174F">
        <w:rPr>
          <w:lang w:val="hu-HU"/>
        </w:rPr>
        <w:t>szim</w:t>
      </w:r>
      <w:r w:rsidRPr="003E174F">
        <w:rPr>
          <w:lang w:val="hu-HU"/>
        </w:rPr>
        <w:t>patikusat</w:t>
      </w:r>
      <w:proofErr w:type="spellEnd"/>
      <w:r w:rsidRPr="003E174F">
        <w:rPr>
          <w:lang w:val="hu-HU"/>
        </w:rPr>
        <w:t xml:space="preserve"> egy felsorolásból tudja kiválasztani, majd a megfelelőre rákattintva egy felugró ablakban tekintheti meg a szavazás végeredményét és a szavazatok százalékos megoszlását.</w:t>
      </w:r>
    </w:p>
    <w:p w14:paraId="2F2B6F65" w14:textId="77777777" w:rsidR="00143076" w:rsidRPr="003E174F" w:rsidRDefault="00130B89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lastRenderedPageBreak/>
        <w:drawing>
          <wp:inline distT="0" distB="0" distL="0" distR="0" wp14:anchorId="562E4A14" wp14:editId="3E2C272F">
            <wp:extent cx="4607715" cy="3600000"/>
            <wp:effectExtent l="0" t="0" r="254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Resul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7D1C" w14:textId="68E80A8F" w:rsidR="00130B89" w:rsidRPr="003E174F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6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 eredménye</w:t>
      </w:r>
    </w:p>
    <w:p w14:paraId="5AC3F9FE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01759F86" wp14:editId="6B332872">
            <wp:extent cx="4607715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gedInPoll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706" w14:textId="39F5D771" w:rsidR="000162EE" w:rsidRPr="003E174F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listázása</w:t>
      </w:r>
    </w:p>
    <w:p w14:paraId="79CE556A" w14:textId="60EB0E56" w:rsidR="00143076" w:rsidRPr="003E174F" w:rsidRDefault="00143076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fiókkal történő belépés után a felhasználónak lehetősége van böngészni az éppen folyamatban lévő jelölés-szavazásokat, filmeket, sorozatokat jelölni, illetve egy-egy jelölés-szavazáson tud szavazni, ha ezt korábban nem tette meg. A jelölés-szavazások listázására létrehoztunk egy külön oldalt, ahol a jelölés-szavazások a státuszuk szerint csoportosítva jelennek meg.</w:t>
      </w:r>
    </w:p>
    <w:p w14:paraId="4A57025E" w14:textId="0D1D76A1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lastRenderedPageBreak/>
        <w:t>A felhasználó képes filmet jelölni a „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” státuszú jelölés-szavazásokra. Ebben az esetben a szimpatikus jelölés-szavazásra kell kattintani, majd a felugró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</w:t>
      </w:r>
      <w:proofErr w:type="gramStart"/>
      <w:r w:rsidRPr="003E174F">
        <w:rPr>
          <w:lang w:val="hu-HU"/>
        </w:rPr>
        <w:t>ablakban</w:t>
      </w:r>
      <w:proofErr w:type="gramEnd"/>
      <w:r w:rsidRPr="003E174F">
        <w:rPr>
          <w:lang w:val="hu-HU"/>
        </w:rPr>
        <w:t xml:space="preserve"> egy-egy szövegdobozban meg kell adni a jelöltet és egy rövid indoklást. A jelölt megadását segíti, hogy a szövegdoboz </w:t>
      </w:r>
      <w:proofErr w:type="spellStart"/>
      <w:r w:rsidRPr="003E174F">
        <w:rPr>
          <w:lang w:val="hu-HU"/>
        </w:rPr>
        <w:t>auto-complete</w:t>
      </w:r>
      <w:proofErr w:type="spellEnd"/>
      <w:r w:rsidRPr="003E174F">
        <w:rPr>
          <w:lang w:val="hu-HU"/>
        </w:rPr>
        <w:t xml:space="preserve"> funkcióval van felruházva. Miután kitöltöttük mindkét mezőt a </w:t>
      </w:r>
      <w:proofErr w:type="spellStart"/>
      <w:r w:rsidRPr="003E174F">
        <w:rPr>
          <w:lang w:val="hu-HU"/>
        </w:rPr>
        <w:t>Send</w:t>
      </w:r>
      <w:proofErr w:type="spellEnd"/>
      <w:r w:rsidRPr="003E174F">
        <w:rPr>
          <w:lang w:val="hu-HU"/>
        </w:rPr>
        <w:t xml:space="preserve"> gombbal el tudjuk küldeni a jelölésünket.</w:t>
      </w:r>
    </w:p>
    <w:p w14:paraId="6B0360F6" w14:textId="77777777" w:rsidR="00143076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4C483FA2" wp14:editId="2CB3E4DF">
            <wp:extent cx="4612947" cy="3600000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minatePop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94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845" w14:textId="5949B251" w:rsidR="000162EE" w:rsidRPr="003E174F" w:rsidRDefault="00143076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8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 leadása</w:t>
      </w:r>
    </w:p>
    <w:p w14:paraId="76E1FDD8" w14:textId="36553D6E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>A felhasználónak lehetősége van szavazat leadására abban az esetben, ha korábban még az adott jelölé</w:t>
      </w:r>
      <w:r w:rsidR="00474473" w:rsidRPr="003E174F">
        <w:rPr>
          <w:lang w:val="hu-HU"/>
        </w:rPr>
        <w:t>s</w:t>
      </w:r>
      <w:r w:rsidRPr="003E174F">
        <w:rPr>
          <w:lang w:val="hu-HU"/>
        </w:rPr>
        <w:t xml:space="preserve">-szavazásra nem adott le voksot. Szavazni egy felugró ablakban tud, miután rákattintott a szimpatikus jelölés-szavazás nevére. A lehetőségek közül rádiós gombokkal tud választani, majd 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gombbal tudja véglegesíteni a szavazást.</w:t>
      </w:r>
    </w:p>
    <w:p w14:paraId="03835529" w14:textId="77777777" w:rsidR="00363562" w:rsidRPr="003E174F" w:rsidRDefault="00363562" w:rsidP="008F0D8C">
      <w:pPr>
        <w:rPr>
          <w:lang w:val="hu-HU"/>
        </w:rPr>
      </w:pPr>
    </w:p>
    <w:p w14:paraId="509243BF" w14:textId="77777777" w:rsidR="00474473" w:rsidRPr="003E174F" w:rsidRDefault="000162EE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lastRenderedPageBreak/>
        <w:drawing>
          <wp:inline distT="0" distB="0" distL="0" distR="0" wp14:anchorId="3FEF76D1" wp14:editId="48003AB8">
            <wp:extent cx="4607715" cy="3600000"/>
            <wp:effectExtent l="0" t="0" r="254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otePopu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B0C" w14:textId="7C4FC5C9" w:rsidR="000162EE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9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Szavazat leadása</w:t>
      </w:r>
    </w:p>
    <w:p w14:paraId="2F20BCFA" w14:textId="7B0EA578" w:rsidR="00C55FC4" w:rsidRPr="003E174F" w:rsidRDefault="00C55FC4" w:rsidP="008F0D8C">
      <w:pPr>
        <w:rPr>
          <w:lang w:val="hu-HU"/>
        </w:rPr>
      </w:pPr>
      <w:r w:rsidRPr="003E174F">
        <w:rPr>
          <w:lang w:val="hu-HU"/>
        </w:rPr>
        <w:t>A felhasználón</w:t>
      </w:r>
      <w:r w:rsidR="00474473" w:rsidRPr="003E174F">
        <w:rPr>
          <w:lang w:val="hu-HU"/>
        </w:rPr>
        <w:t>a</w:t>
      </w:r>
      <w:r w:rsidRPr="003E174F">
        <w:rPr>
          <w:lang w:val="hu-HU"/>
        </w:rPr>
        <w:t xml:space="preserve">k lehetősége van </w:t>
      </w:r>
      <w:r w:rsidR="00474473" w:rsidRPr="003E174F">
        <w:rPr>
          <w:lang w:val="hu-HU"/>
        </w:rPr>
        <w:t xml:space="preserve">a </w:t>
      </w:r>
      <w:r w:rsidRPr="003E174F">
        <w:rPr>
          <w:lang w:val="hu-HU"/>
        </w:rPr>
        <w:t xml:space="preserve">korábban leadott jelöléseit módosítani, törölni, amit a </w:t>
      </w:r>
      <w:proofErr w:type="spellStart"/>
      <w:r w:rsidRPr="003E174F">
        <w:rPr>
          <w:lang w:val="hu-HU"/>
        </w:rPr>
        <w:t>My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nominations</w:t>
      </w:r>
      <w:proofErr w:type="spellEnd"/>
      <w:r w:rsidRPr="003E174F">
        <w:rPr>
          <w:lang w:val="hu-HU"/>
        </w:rPr>
        <w:t xml:space="preserve"> menüpont alatt a megfelelő jelölés kiválasztásával, szerkesztésével vagy törlésével tud elérni.</w:t>
      </w:r>
    </w:p>
    <w:p w14:paraId="1516364D" w14:textId="77777777" w:rsidR="00D6034E" w:rsidRPr="003E174F" w:rsidRDefault="00474473" w:rsidP="00D6034E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4BA069BB" wp14:editId="20C888FA">
            <wp:extent cx="4607714" cy="3600000"/>
            <wp:effectExtent l="0" t="0" r="2540" b="63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Nomination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6C4" w14:textId="1091B935" w:rsidR="00474473" w:rsidRPr="003E174F" w:rsidRDefault="00D6034E" w:rsidP="00D6034E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10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módosítása</w:t>
      </w:r>
    </w:p>
    <w:p w14:paraId="51D8FFA5" w14:textId="63D4E225" w:rsidR="00363562" w:rsidRPr="003E174F" w:rsidRDefault="00363562" w:rsidP="008F0D8C">
      <w:pPr>
        <w:pStyle w:val="Heading3"/>
        <w:rPr>
          <w:lang w:val="hu-HU"/>
        </w:rPr>
      </w:pPr>
      <w:bookmarkStart w:id="32" w:name="_Toc405370468"/>
      <w:commentRangeStart w:id="33"/>
      <w:proofErr w:type="spellStart"/>
      <w:r w:rsidRPr="003E174F">
        <w:rPr>
          <w:lang w:val="hu-HU"/>
        </w:rPr>
        <w:lastRenderedPageBreak/>
        <w:t>Adminszitrátori</w:t>
      </w:r>
      <w:proofErr w:type="spellEnd"/>
      <w:r w:rsidRPr="003E174F">
        <w:rPr>
          <w:lang w:val="hu-HU"/>
        </w:rPr>
        <w:t xml:space="preserve"> grafikus felület</w:t>
      </w:r>
      <w:bookmarkEnd w:id="32"/>
      <w:commentRangeEnd w:id="33"/>
      <w:r w:rsidR="00F62308">
        <w:rPr>
          <w:rStyle w:val="CommentReference"/>
          <w:rFonts w:asciiTheme="minorHAnsi" w:eastAsiaTheme="minorHAnsi" w:hAnsiTheme="minorHAnsi" w:cstheme="minorBidi"/>
          <w:color w:val="auto"/>
        </w:rPr>
        <w:commentReference w:id="33"/>
      </w:r>
    </w:p>
    <w:p w14:paraId="78F48E0A" w14:textId="7783CE5D" w:rsidR="00363562" w:rsidRPr="003E174F" w:rsidRDefault="00363562" w:rsidP="008F0D8C">
      <w:pPr>
        <w:rPr>
          <w:lang w:val="hu-HU"/>
        </w:rPr>
      </w:pPr>
      <w:r w:rsidRPr="003E174F">
        <w:rPr>
          <w:lang w:val="hu-HU"/>
        </w:rPr>
        <w:t xml:space="preserve">Az adminisztrátorok is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 segítségével léphetnek be a rendszerbe, a belépő felhasználók szerepkörét az </w:t>
      </w:r>
      <w:proofErr w:type="spellStart"/>
      <w:r w:rsidRPr="003E174F">
        <w:rPr>
          <w:lang w:val="hu-HU"/>
        </w:rPr>
        <w:t>autentikációs</w:t>
      </w:r>
      <w:proofErr w:type="spellEnd"/>
      <w:r w:rsidRPr="003E174F">
        <w:rPr>
          <w:lang w:val="hu-HU"/>
        </w:rPr>
        <w:t xml:space="preserve"> folyamat során határozzuk meg.</w:t>
      </w:r>
      <w:r w:rsidR="00326A1B" w:rsidRPr="003E174F">
        <w:rPr>
          <w:lang w:val="hu-HU"/>
        </w:rPr>
        <w:t xml:space="preserve"> A belépés után az adminisztrátor külön oldalon tudja a jelölés-szavazásokhoz, a hírekhez és a felhasználókhoz kapcsolódó feladatokat elvégezni. A híreket egymás </w:t>
      </w:r>
      <w:r w:rsidR="006A7E41" w:rsidRPr="003E174F">
        <w:rPr>
          <w:lang w:val="hu-HU"/>
        </w:rPr>
        <w:t>alatt felsorolva tudja megtekin</w:t>
      </w:r>
      <w:r w:rsidR="00326A1B" w:rsidRPr="003E174F">
        <w:rPr>
          <w:lang w:val="hu-HU"/>
        </w:rPr>
        <w:t>t</w:t>
      </w:r>
      <w:r w:rsidR="006A7E41" w:rsidRPr="003E174F">
        <w:rPr>
          <w:lang w:val="hu-HU"/>
        </w:rPr>
        <w:t>e</w:t>
      </w:r>
      <w:r w:rsidR="00326A1B" w:rsidRPr="003E174F">
        <w:rPr>
          <w:lang w:val="hu-HU"/>
        </w:rPr>
        <w:t xml:space="preserve">ni, amiket az </w:t>
      </w:r>
      <w:commentRangeStart w:id="34"/>
      <w:proofErr w:type="spellStart"/>
      <w:r w:rsidR="00474473" w:rsidRPr="003E174F">
        <w:rPr>
          <w:lang w:val="hu-HU"/>
        </w:rPr>
        <w:t>edit</w:t>
      </w:r>
      <w:proofErr w:type="spellEnd"/>
      <w:r w:rsidR="00474473" w:rsidRPr="003E174F">
        <w:rPr>
          <w:lang w:val="hu-HU"/>
        </w:rPr>
        <w:t xml:space="preserve"> </w:t>
      </w:r>
      <w:commentRangeEnd w:id="34"/>
      <w:r w:rsidR="00F62308">
        <w:rPr>
          <w:rStyle w:val="CommentReference"/>
        </w:rPr>
        <w:commentReference w:id="34"/>
      </w:r>
      <w:r w:rsidR="00474473" w:rsidRPr="003E174F">
        <w:rPr>
          <w:lang w:val="hu-HU"/>
        </w:rPr>
        <w:t>gomb segítségével tud szer</w:t>
      </w:r>
      <w:r w:rsidR="00326A1B" w:rsidRPr="003E174F">
        <w:rPr>
          <w:lang w:val="hu-HU"/>
        </w:rPr>
        <w:t xml:space="preserve">keszteni, illetve a </w:t>
      </w:r>
      <w:commentRangeStart w:id="35"/>
      <w:proofErr w:type="spellStart"/>
      <w:r w:rsidR="00326A1B" w:rsidRPr="003E174F">
        <w:rPr>
          <w:lang w:val="hu-HU"/>
        </w:rPr>
        <w:t>Send</w:t>
      </w:r>
      <w:proofErr w:type="spellEnd"/>
      <w:r w:rsidR="00326A1B" w:rsidRPr="003E174F">
        <w:rPr>
          <w:lang w:val="hu-HU"/>
        </w:rPr>
        <w:t xml:space="preserve"> </w:t>
      </w:r>
      <w:proofErr w:type="spellStart"/>
      <w:r w:rsidR="00326A1B" w:rsidRPr="003E174F">
        <w:rPr>
          <w:lang w:val="hu-HU"/>
        </w:rPr>
        <w:t>news</w:t>
      </w:r>
      <w:proofErr w:type="spellEnd"/>
      <w:r w:rsidR="00326A1B" w:rsidRPr="003E174F">
        <w:rPr>
          <w:lang w:val="hu-HU"/>
        </w:rPr>
        <w:t xml:space="preserve"> </w:t>
      </w:r>
      <w:commentRangeEnd w:id="35"/>
      <w:r w:rsidR="00F62308">
        <w:rPr>
          <w:rStyle w:val="CommentReference"/>
        </w:rPr>
        <w:commentReference w:id="35"/>
      </w:r>
      <w:r w:rsidR="00326A1B" w:rsidRPr="003E174F">
        <w:rPr>
          <w:lang w:val="hu-HU"/>
        </w:rPr>
        <w:t>gomb segítségével tud új hírt létrehozni.</w:t>
      </w:r>
    </w:p>
    <w:p w14:paraId="4C41D43C" w14:textId="77777777" w:rsidR="00D6034E" w:rsidRPr="003E174F" w:rsidRDefault="00326A1B" w:rsidP="00D6034E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29289069" wp14:editId="56C9B2A8">
            <wp:extent cx="4607714" cy="3600000"/>
            <wp:effectExtent l="0" t="0" r="254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A608" w14:textId="2FE2A20D" w:rsidR="00326A1B" w:rsidRPr="003E174F" w:rsidRDefault="00D6034E" w:rsidP="00D6034E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11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Hírek karbantartása</w:t>
      </w:r>
    </w:p>
    <w:p w14:paraId="68A29AB3" w14:textId="430CB673" w:rsidR="00363562" w:rsidRPr="003E174F" w:rsidRDefault="00326A1B" w:rsidP="008F0D8C">
      <w:pPr>
        <w:jc w:val="left"/>
        <w:rPr>
          <w:lang w:val="hu-HU"/>
        </w:rPr>
      </w:pPr>
      <w:r w:rsidRPr="003E174F">
        <w:rPr>
          <w:lang w:val="hu-HU"/>
        </w:rPr>
        <w:t>Az új hír létrehozása és a hír szerkesztése teljesen hasonlóan egy-egy felugró ablakban történik. A hírnek meg lehet adni vagy módosítani lehet a címét és a szövegét.</w:t>
      </w:r>
    </w:p>
    <w:p w14:paraId="06BC7D4D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lastRenderedPageBreak/>
        <w:drawing>
          <wp:inline distT="0" distB="0" distL="0" distR="0" wp14:anchorId="46C7D386" wp14:editId="67CA7DF5">
            <wp:extent cx="4607714" cy="3600000"/>
            <wp:effectExtent l="0" t="0" r="2540" b="63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ndNew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26A6" w14:textId="74385C61" w:rsidR="00326A1B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12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hír kiküldése</w:t>
      </w:r>
    </w:p>
    <w:p w14:paraId="2F4DC19A" w14:textId="56639435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>A jelölés-szavazásokat egy táblázatban tekintheti meg az adminisztrátor. Az adminisztrátor képes új jelölés szavazást kiírni (</w:t>
      </w:r>
      <w:proofErr w:type="spellStart"/>
      <w:r w:rsidRPr="003E174F">
        <w:rPr>
          <w:lang w:val="hu-HU"/>
        </w:rPr>
        <w:t>Create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>) és a meglévőket tudja szerkeszteni vagy törölni. Ezeken kívül lehetőség van még a leadott jelölések összefésülésére.</w:t>
      </w:r>
    </w:p>
    <w:p w14:paraId="093A76C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4EBC0848" wp14:editId="4778944D">
            <wp:extent cx="4607714" cy="3600000"/>
            <wp:effectExtent l="0" t="0" r="2540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ll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DF22" w14:textId="4E405001" w:rsidR="00326A1B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13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Jelölés-szavazások admin oldal</w:t>
      </w:r>
    </w:p>
    <w:p w14:paraId="6163ADFB" w14:textId="09267809" w:rsidR="00326A1B" w:rsidRPr="003E174F" w:rsidRDefault="00BB016C" w:rsidP="008F0D8C">
      <w:pPr>
        <w:rPr>
          <w:lang w:val="hu-HU"/>
        </w:rPr>
      </w:pPr>
      <w:r w:rsidRPr="003E174F">
        <w:rPr>
          <w:lang w:val="hu-HU"/>
        </w:rPr>
        <w:lastRenderedPageBreak/>
        <w:t>Új jelölés-szavazást egy felugró ablak segítségével lehet létrehozni, ahol meg kell adni a címét és a hozzá tartozó leírást, illetve a különböző határidőket. A jelölés-szavazás szerkesztése egy hasonló felugró ablak segítségével történik.</w:t>
      </w:r>
    </w:p>
    <w:p w14:paraId="4EE3E7DF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7B5DA59B" wp14:editId="17CA29CF">
            <wp:extent cx="4607714" cy="3600000"/>
            <wp:effectExtent l="0" t="0" r="254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Po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526C" w14:textId="6A748360" w:rsidR="00326A1B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14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Új jelölés-szavazás létrehozása</w:t>
      </w:r>
    </w:p>
    <w:p w14:paraId="23D7940A" w14:textId="205701E7" w:rsidR="00BB016C" w:rsidRPr="003E174F" w:rsidRDefault="00BB016C" w:rsidP="008F0D8C">
      <w:pPr>
        <w:rPr>
          <w:lang w:val="hu-HU"/>
        </w:rPr>
      </w:pPr>
      <w:r w:rsidRPr="003E174F">
        <w:rPr>
          <w:lang w:val="hu-HU"/>
        </w:rPr>
        <w:t xml:space="preserve">Az adminisztrátor feladata, hogy a jelölés-szavazásra leadott jelöléseket összefésülje, a nem releváns jelöléseket törölje, illetve ha ugyanazt a filmet többen is jelölték, akkor az indoklásokat egyesítse. Ezt a feladatot 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 segítségével tudja megvalósítani.</w:t>
      </w:r>
    </w:p>
    <w:p w14:paraId="59879A82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lastRenderedPageBreak/>
        <w:drawing>
          <wp:inline distT="0" distB="0" distL="0" distR="0" wp14:anchorId="2FDCECB1" wp14:editId="15FA7491">
            <wp:extent cx="4607714" cy="3600000"/>
            <wp:effectExtent l="0" t="0" r="2540" b="63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rgePo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0C17" w14:textId="5038A6B7" w:rsidR="00326A1B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15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Jelölések összefésülése</w:t>
      </w:r>
    </w:p>
    <w:p w14:paraId="4EC92F41" w14:textId="77777777" w:rsidR="00474473" w:rsidRPr="003E174F" w:rsidRDefault="00326A1B" w:rsidP="008F0D8C">
      <w:pPr>
        <w:keepNext/>
        <w:jc w:val="center"/>
        <w:rPr>
          <w:lang w:val="hu-HU"/>
        </w:rPr>
      </w:pPr>
      <w:r w:rsidRPr="003E174F">
        <w:rPr>
          <w:noProof/>
          <w:lang w:eastAsia="en-GB"/>
        </w:rPr>
        <w:drawing>
          <wp:inline distT="0" distB="0" distL="0" distR="0" wp14:anchorId="2FE9CCDF" wp14:editId="58B85BA8">
            <wp:extent cx="4607714" cy="3600000"/>
            <wp:effectExtent l="0" t="0" r="254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71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59AE" w14:textId="3FD6D681" w:rsidR="00326A1B" w:rsidRPr="003E174F" w:rsidRDefault="00474473" w:rsidP="008F0D8C">
      <w:pPr>
        <w:pStyle w:val="Caption"/>
        <w:jc w:val="center"/>
        <w:rPr>
          <w:lang w:val="hu-HU"/>
        </w:rPr>
      </w:pPr>
      <w:r w:rsidRPr="003E174F">
        <w:rPr>
          <w:lang w:val="hu-HU"/>
        </w:rPr>
        <w:fldChar w:fldCharType="begin"/>
      </w:r>
      <w:r w:rsidRPr="003E174F">
        <w:rPr>
          <w:lang w:val="hu-HU"/>
        </w:rPr>
        <w:instrText xml:space="preserve"> SEQ ábra \* ARABIC </w:instrText>
      </w:r>
      <w:r w:rsidRPr="003E174F">
        <w:rPr>
          <w:lang w:val="hu-HU"/>
        </w:rPr>
        <w:fldChar w:fldCharType="separate"/>
      </w:r>
      <w:r w:rsidR="0070576B">
        <w:rPr>
          <w:noProof/>
          <w:lang w:val="hu-HU"/>
        </w:rPr>
        <w:t>16</w:t>
      </w:r>
      <w:r w:rsidRPr="003E174F">
        <w:rPr>
          <w:lang w:val="hu-HU"/>
        </w:rPr>
        <w:fldChar w:fldCharType="end"/>
      </w:r>
      <w:r w:rsidRPr="003E174F">
        <w:rPr>
          <w:lang w:val="hu-HU"/>
        </w:rPr>
        <w:t>. ábra Felhasználók letiltása</w:t>
      </w:r>
    </w:p>
    <w:p w14:paraId="3357ECFC" w14:textId="51AF73FE" w:rsidR="003450E5" w:rsidRPr="003E174F" w:rsidRDefault="00474473" w:rsidP="008F0D8C">
      <w:pPr>
        <w:rPr>
          <w:lang w:val="hu-HU"/>
        </w:rPr>
      </w:pPr>
      <w:r w:rsidRPr="003E174F">
        <w:rPr>
          <w:lang w:val="hu-HU"/>
        </w:rPr>
        <w:t xml:space="preserve">A szoftver lehetőséget biztosít, hogy a gyanús felhasználókat vagy azokat, akik valamilyen visszaélést követtek el kitiltsuk. A tiltást a felületen úgy tudja az adminisztrátor megtenni, hogy egy </w:t>
      </w:r>
      <w:proofErr w:type="spellStart"/>
      <w:r w:rsidRPr="003E174F">
        <w:rPr>
          <w:lang w:val="hu-HU"/>
        </w:rPr>
        <w:t>auto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complete</w:t>
      </w:r>
      <w:proofErr w:type="spellEnd"/>
      <w:r w:rsidRPr="003E174F">
        <w:rPr>
          <w:lang w:val="hu-HU"/>
        </w:rPr>
        <w:t xml:space="preserve"> támogatással rendelkező szövegdobozba begépeli a felhasználó nevét, majd a </w:t>
      </w:r>
      <w:proofErr w:type="spellStart"/>
      <w:r w:rsidRPr="003E174F">
        <w:rPr>
          <w:lang w:val="hu-HU"/>
        </w:rPr>
        <w:t>Ban</w:t>
      </w:r>
      <w:proofErr w:type="spellEnd"/>
      <w:r w:rsidRPr="003E174F">
        <w:rPr>
          <w:lang w:val="hu-HU"/>
        </w:rPr>
        <w:t xml:space="preserve"> gombra kattint. A felületen listaként jelennek meg a letiltott felhasználók, akik tiltását a törlésre való kattintással tudjuk feloldani.</w:t>
      </w:r>
      <w:r w:rsidR="003450E5" w:rsidRPr="003E174F">
        <w:rPr>
          <w:lang w:val="hu-HU"/>
        </w:rPr>
        <w:t xml:space="preserve"> </w:t>
      </w:r>
    </w:p>
    <w:p w14:paraId="6FA564C3" w14:textId="2C180E8B" w:rsidR="00A1036D" w:rsidRPr="003E174F" w:rsidRDefault="00A1036D" w:rsidP="008F0D8C">
      <w:pPr>
        <w:pStyle w:val="Heading1"/>
        <w:rPr>
          <w:lang w:val="hu-HU"/>
        </w:rPr>
      </w:pPr>
      <w:bookmarkStart w:id="36" w:name="_Toc405370469"/>
      <w:r w:rsidRPr="003E174F">
        <w:rPr>
          <w:lang w:val="hu-HU"/>
        </w:rPr>
        <w:lastRenderedPageBreak/>
        <w:t>Adat- és adatbázisterv</w:t>
      </w:r>
      <w:bookmarkEnd w:id="36"/>
    </w:p>
    <w:p w14:paraId="31F2AD69" w14:textId="62F8633B" w:rsidR="00A1036D" w:rsidRPr="003E174F" w:rsidRDefault="00A1036D" w:rsidP="008F0D8C">
      <w:pPr>
        <w:pStyle w:val="Heading2"/>
      </w:pPr>
      <w:bookmarkStart w:id="37" w:name="_Toc405370470"/>
      <w:r w:rsidRPr="003E174F">
        <w:t>A program objektum modellje</w:t>
      </w:r>
      <w:bookmarkEnd w:id="37"/>
    </w:p>
    <w:p w14:paraId="39DB916B" w14:textId="45B7F8EA" w:rsidR="0047195E" w:rsidRPr="003E174F" w:rsidRDefault="00743518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r w:rsidR="0045702E" w:rsidRPr="003E174F">
        <w:rPr>
          <w:lang w:val="hu-HU"/>
        </w:rPr>
        <w:t>következőkben az adatmodellt mutatjuk be részletesen,</w:t>
      </w:r>
      <w:r w:rsidR="00D6034E" w:rsidRPr="003E174F">
        <w:rPr>
          <w:lang w:val="hu-HU"/>
        </w:rPr>
        <w:t xml:space="preserve"> aminek az osztálydiagramja a 17</w:t>
      </w:r>
      <w:r w:rsidR="0045702E" w:rsidRPr="003E174F">
        <w:rPr>
          <w:lang w:val="hu-HU"/>
        </w:rPr>
        <w:t>.</w:t>
      </w:r>
      <w:r w:rsidR="00D6034E" w:rsidRPr="003E174F">
        <w:rPr>
          <w:lang w:val="hu-HU"/>
        </w:rPr>
        <w:t xml:space="preserve"> </w:t>
      </w:r>
      <w:r w:rsidR="0045702E" w:rsidRPr="003E174F">
        <w:rPr>
          <w:lang w:val="hu-HU"/>
        </w:rPr>
        <w:t>ábrán látható.</w:t>
      </w:r>
      <w:r w:rsidRPr="003E174F">
        <w:rPr>
          <w:lang w:val="hu-HU"/>
        </w:rPr>
        <w:t xml:space="preserve"> </w:t>
      </w:r>
      <w:r w:rsidR="0045702E" w:rsidRPr="003E174F">
        <w:rPr>
          <w:lang w:val="hu-HU"/>
        </w:rPr>
        <w:t xml:space="preserve">Az objektum modell tartalmazza az </w:t>
      </w:r>
      <w:proofErr w:type="spellStart"/>
      <w:r w:rsidR="0045702E" w:rsidRPr="003E174F">
        <w:rPr>
          <w:lang w:val="hu-HU"/>
        </w:rPr>
        <w:t>Administrator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User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Nomination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Vote</w:t>
      </w:r>
      <w:proofErr w:type="spellEnd"/>
      <w:r w:rsidR="0045702E" w:rsidRPr="003E174F">
        <w:rPr>
          <w:lang w:val="hu-HU"/>
        </w:rPr>
        <w:t xml:space="preserve">, </w:t>
      </w:r>
      <w:proofErr w:type="spellStart"/>
      <w:r w:rsidR="0045702E" w:rsidRPr="003E174F">
        <w:rPr>
          <w:lang w:val="hu-HU"/>
        </w:rPr>
        <w:t>PollSubject</w:t>
      </w:r>
      <w:proofErr w:type="spellEnd"/>
      <w:r w:rsidR="0045702E" w:rsidRPr="003E174F">
        <w:rPr>
          <w:lang w:val="hu-HU"/>
        </w:rPr>
        <w:t xml:space="preserve">, News </w:t>
      </w:r>
      <w:r w:rsidR="0047195E" w:rsidRPr="003E174F">
        <w:rPr>
          <w:lang w:val="hu-HU"/>
        </w:rPr>
        <w:t>osztályokat</w:t>
      </w:r>
      <w:r w:rsidR="0045702E" w:rsidRPr="003E174F">
        <w:rPr>
          <w:lang w:val="hu-HU"/>
        </w:rPr>
        <w:t xml:space="preserve"> és a </w:t>
      </w:r>
      <w:proofErr w:type="spellStart"/>
      <w:r w:rsidR="0045702E" w:rsidRPr="003E174F">
        <w:rPr>
          <w:lang w:val="hu-HU"/>
        </w:rPr>
        <w:t>PollState</w:t>
      </w:r>
      <w:proofErr w:type="spellEnd"/>
      <w:r w:rsidR="0045702E" w:rsidRPr="003E174F">
        <w:rPr>
          <w:lang w:val="hu-HU"/>
        </w:rPr>
        <w:t xml:space="preserve"> </w:t>
      </w:r>
      <w:proofErr w:type="spellStart"/>
      <w:r w:rsidR="0045702E" w:rsidRPr="003E174F">
        <w:rPr>
          <w:lang w:val="hu-HU"/>
        </w:rPr>
        <w:t>enumot</w:t>
      </w:r>
      <w:proofErr w:type="spellEnd"/>
      <w:r w:rsidR="0045702E" w:rsidRPr="003E174F">
        <w:rPr>
          <w:lang w:val="hu-HU"/>
        </w:rPr>
        <w:t>.</w:t>
      </w:r>
    </w:p>
    <w:p w14:paraId="2B1248DD" w14:textId="3766860C" w:rsidR="0047195E" w:rsidRPr="003E174F" w:rsidRDefault="0047195E" w:rsidP="008F0D8C">
      <w:pPr>
        <w:pStyle w:val="Heading3"/>
        <w:rPr>
          <w:lang w:val="hu-HU"/>
        </w:rPr>
      </w:pPr>
      <w:bookmarkStart w:id="38" w:name="_Toc405370471"/>
      <w:commentRangeStart w:id="39"/>
      <w:r w:rsidRPr="003E174F">
        <w:rPr>
          <w:lang w:val="hu-HU"/>
        </w:rPr>
        <w:t>Az objektumok (POCO) leírása</w:t>
      </w:r>
      <w:bookmarkEnd w:id="38"/>
      <w:commentRangeEnd w:id="39"/>
      <w:r w:rsidR="00F62308">
        <w:rPr>
          <w:rStyle w:val="CommentReference"/>
          <w:rFonts w:asciiTheme="minorHAnsi" w:eastAsiaTheme="minorHAnsi" w:hAnsiTheme="minorHAnsi" w:cstheme="minorBidi"/>
          <w:color w:val="auto"/>
        </w:rPr>
        <w:commentReference w:id="39"/>
      </w:r>
    </w:p>
    <w:p w14:paraId="5DF214BC" w14:textId="7B6A2C87" w:rsidR="0047195E" w:rsidRPr="003E174F" w:rsidRDefault="0047195E" w:rsidP="008F0D8C">
      <w:pPr>
        <w:rPr>
          <w:lang w:val="hu-HU"/>
        </w:rPr>
      </w:pPr>
      <w:r w:rsidRPr="003E174F">
        <w:rPr>
          <w:lang w:val="hu-HU"/>
        </w:rPr>
        <w:t>A következőkben az ábrán látható osztályokat és azok tulajdonságait mutatjuk be részletesen.</w:t>
      </w:r>
    </w:p>
    <w:p w14:paraId="1616425F" w14:textId="095700D9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Administrator</w:t>
      </w:r>
      <w:proofErr w:type="spellEnd"/>
      <w:r w:rsidR="00541DC4" w:rsidRPr="003E174F">
        <w:rPr>
          <w:b/>
          <w:lang w:val="hu-HU"/>
        </w:rPr>
        <w:t>:</w:t>
      </w:r>
      <w:r w:rsidR="00541DC4" w:rsidRPr="003E174F">
        <w:rPr>
          <w:lang w:val="hu-HU"/>
        </w:rPr>
        <w:t xml:space="preserve"> </w:t>
      </w:r>
      <w:r w:rsidRPr="003E174F">
        <w:rPr>
          <w:lang w:val="hu-HU"/>
        </w:rPr>
        <w:t>Az adminisztrátor felhasználót reprezentálja, az adminisztrátor egy szerepkör, amihez a megfelelő felhasználót az azonosítója segítségével kötjük hozzá.</w:t>
      </w:r>
    </w:p>
    <w:p w14:paraId="1EA62593" w14:textId="43108A4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User</w:t>
      </w:r>
      <w:proofErr w:type="spellEnd"/>
      <w:r w:rsidR="00541DC4" w:rsidRPr="003E174F">
        <w:rPr>
          <w:b/>
          <w:lang w:val="hu-HU"/>
        </w:rPr>
        <w:t xml:space="preserve">: </w:t>
      </w:r>
      <w:r w:rsidRPr="003E174F">
        <w:rPr>
          <w:lang w:val="hu-HU"/>
        </w:rPr>
        <w:t>Felhasználó, aki rendelkezik névvel, illetve be van nála jegyezve, hogy ki van-e tiltva a rendszerből.</w:t>
      </w:r>
    </w:p>
    <w:p w14:paraId="5E39D949" w14:textId="302D9374" w:rsidR="0047195E" w:rsidRPr="003E174F" w:rsidRDefault="00541DC4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Poll</w:t>
      </w:r>
      <w:proofErr w:type="spellEnd"/>
      <w:r w:rsidRPr="003E174F">
        <w:rPr>
          <w:b/>
          <w:lang w:val="hu-HU"/>
        </w:rPr>
        <w:t xml:space="preserve">: </w:t>
      </w:r>
      <w:r w:rsidR="0047195E" w:rsidRPr="003E174F">
        <w:rPr>
          <w:lang w:val="hu-HU"/>
        </w:rPr>
        <w:t xml:space="preserve">Szavazás-jelölés, ami rendelkezik címmel és szöveggel, van egy </w:t>
      </w:r>
      <w:proofErr w:type="spellStart"/>
      <w:r w:rsidR="0047195E" w:rsidRPr="003E174F">
        <w:rPr>
          <w:lang w:val="hu-HU"/>
        </w:rPr>
        <w:t>PollState</w:t>
      </w:r>
      <w:proofErr w:type="spellEnd"/>
      <w:r w:rsidR="0047195E" w:rsidRPr="003E174F">
        <w:rPr>
          <w:lang w:val="hu-HU"/>
        </w:rPr>
        <w:t xml:space="preserve"> típusú állapota, illetve tartoznak hozzá különböző határidők.</w:t>
      </w:r>
    </w:p>
    <w:p w14:paraId="7F17908A" w14:textId="60EF1132" w:rsidR="0047195E" w:rsidRPr="003E174F" w:rsidRDefault="0047195E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Nomination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Jelölés, ami tartalmazza a jelölt filmet vagy sorozatot (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>)</w:t>
      </w:r>
      <w:r w:rsidR="00DC36B7" w:rsidRPr="003E174F">
        <w:rPr>
          <w:lang w:val="hu-HU"/>
        </w:rPr>
        <w:t>, illetve egy a jelöléshez tartozó indoklást. Ezen kívül tároljuk, hogy melyik jelölés-szavazáshoz tartozik, illetve, hogy melyik felhasználó adta le a jelölést.</w:t>
      </w:r>
    </w:p>
    <w:p w14:paraId="791FB244" w14:textId="442FCB0A" w:rsidR="00DC36B7" w:rsidRPr="003E174F" w:rsidRDefault="00DC36B7" w:rsidP="008F0D8C">
      <w:pPr>
        <w:rPr>
          <w:lang w:val="hu-HU"/>
        </w:rPr>
      </w:pPr>
      <w:proofErr w:type="spellStart"/>
      <w:r w:rsidRPr="003E174F">
        <w:rPr>
          <w:b/>
          <w:lang w:val="hu-HU"/>
        </w:rPr>
        <w:t>Vote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>Szavazat, amit egy adott felhasználó ad le egy megadott jelölésre. Nyilvántartása azért fontos, mivel a szavazatok megvizsgálásával dönthető el, hogy egy felhasználó szavazott-e már az adott jelölés-szavazáson. A jelölés rendelkezik még egy dátummal, ami a leadás dátumát reprezentálja.</w:t>
      </w:r>
    </w:p>
    <w:p w14:paraId="548A7159" w14:textId="0C731BC8" w:rsidR="00DC36B7" w:rsidRPr="003E174F" w:rsidRDefault="00DC36B7" w:rsidP="00D6034E">
      <w:pPr>
        <w:rPr>
          <w:lang w:val="hu-HU"/>
        </w:rPr>
      </w:pPr>
      <w:proofErr w:type="spellStart"/>
      <w:r w:rsidRPr="003E174F">
        <w:rPr>
          <w:b/>
          <w:lang w:val="hu-HU"/>
        </w:rPr>
        <w:t>PollSubject</w:t>
      </w:r>
      <w:proofErr w:type="spellEnd"/>
      <w:r w:rsidR="00D6034E" w:rsidRPr="003E174F">
        <w:rPr>
          <w:b/>
          <w:lang w:val="hu-HU"/>
        </w:rPr>
        <w:t>:</w:t>
      </w:r>
      <w:r w:rsidR="00D6034E" w:rsidRPr="003E174F">
        <w:rPr>
          <w:lang w:val="hu-HU"/>
        </w:rPr>
        <w:t xml:space="preserve"> </w:t>
      </w:r>
      <w:r w:rsidRPr="003E174F">
        <w:rPr>
          <w:lang w:val="hu-HU"/>
        </w:rPr>
        <w:t xml:space="preserve">A jelölés-szavazásokra </w:t>
      </w:r>
      <w:proofErr w:type="spellStart"/>
      <w:r w:rsidRPr="003E174F">
        <w:rPr>
          <w:lang w:val="hu-HU"/>
        </w:rPr>
        <w:t>PollSubject-ek</w:t>
      </w:r>
      <w:proofErr w:type="spellEnd"/>
      <w:r w:rsidRPr="003E174F">
        <w:rPr>
          <w:lang w:val="hu-HU"/>
        </w:rPr>
        <w:t xml:space="preserve"> jelölhetők, amik a különböző filmeket és sorozatokat reprezentálják. Tartalmazza a film címét és a megjelenésének az évét.</w:t>
      </w:r>
    </w:p>
    <w:p w14:paraId="7C611609" w14:textId="362A305C" w:rsidR="00870913" w:rsidRPr="003E174F" w:rsidRDefault="00870913" w:rsidP="008F0D8C">
      <w:pPr>
        <w:rPr>
          <w:b/>
          <w:lang w:val="hu-HU"/>
        </w:rPr>
      </w:pPr>
      <w:r w:rsidRPr="003E174F">
        <w:rPr>
          <w:b/>
          <w:lang w:val="hu-HU"/>
        </w:rPr>
        <w:t>News</w:t>
      </w:r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 xml:space="preserve">A honlapra kikerülő hírek, </w:t>
      </w:r>
      <w:r w:rsidR="00FF3758" w:rsidRPr="003E174F">
        <w:rPr>
          <w:lang w:val="hu-HU"/>
        </w:rPr>
        <w:t>amely tartalmazza a hír címét és a szövegét. A hírnek nyílván tartjuk a keletkezésének idejét.</w:t>
      </w:r>
    </w:p>
    <w:p w14:paraId="5006DDC1" w14:textId="635230D9" w:rsidR="00DC36B7" w:rsidRPr="003E174F" w:rsidRDefault="00FF3758" w:rsidP="008F0D8C">
      <w:pPr>
        <w:rPr>
          <w:b/>
          <w:lang w:val="hu-HU"/>
        </w:rPr>
      </w:pPr>
      <w:proofErr w:type="spellStart"/>
      <w:r w:rsidRPr="003E174F">
        <w:rPr>
          <w:b/>
          <w:lang w:val="hu-HU"/>
        </w:rPr>
        <w:t>PollState</w:t>
      </w:r>
      <w:proofErr w:type="spellEnd"/>
      <w:r w:rsidR="00D6034E" w:rsidRPr="003E174F">
        <w:rPr>
          <w:b/>
          <w:lang w:val="hu-HU"/>
        </w:rPr>
        <w:t xml:space="preserve">: </w:t>
      </w:r>
      <w:r w:rsidRPr="003E174F">
        <w:rPr>
          <w:lang w:val="hu-HU"/>
        </w:rPr>
        <w:t>A jelölés-szavazás állapotait tartalmazza.</w:t>
      </w:r>
    </w:p>
    <w:p w14:paraId="5E784652" w14:textId="77777777" w:rsidR="00474473" w:rsidRPr="003E174F" w:rsidRDefault="007D2127" w:rsidP="008F0D8C">
      <w:pPr>
        <w:keepNext/>
        <w:jc w:val="center"/>
        <w:rPr>
          <w:lang w:val="hu-HU"/>
        </w:rPr>
      </w:pPr>
      <w:commentRangeStart w:id="40"/>
      <w:r w:rsidRPr="003E174F">
        <w:rPr>
          <w:noProof/>
          <w:lang w:eastAsia="en-GB"/>
        </w:rPr>
        <w:lastRenderedPageBreak/>
        <w:drawing>
          <wp:inline distT="0" distB="0" distL="0" distR="0" wp14:anchorId="3FE85A59" wp14:editId="30BC3846">
            <wp:extent cx="5731510" cy="5247005"/>
            <wp:effectExtent l="19050" t="19050" r="21590" b="1079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C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40"/>
      <w:r w:rsidR="00F62308">
        <w:rPr>
          <w:rStyle w:val="CommentReference"/>
        </w:rPr>
        <w:commentReference w:id="40"/>
      </w:r>
    </w:p>
    <w:p w14:paraId="6E49CE64" w14:textId="6C0F5138" w:rsidR="0045702E" w:rsidRPr="003E174F" w:rsidRDefault="00474473" w:rsidP="008F0D8C">
      <w:pPr>
        <w:pStyle w:val="Caption"/>
        <w:jc w:val="center"/>
        <w:rPr>
          <w:i w:val="0"/>
          <w:color w:val="auto"/>
          <w:lang w:val="hu-HU"/>
        </w:rPr>
      </w:pPr>
      <w:r w:rsidRPr="003E174F">
        <w:rPr>
          <w:i w:val="0"/>
          <w:color w:val="auto"/>
          <w:lang w:val="hu-HU"/>
        </w:rPr>
        <w:fldChar w:fldCharType="begin"/>
      </w:r>
      <w:r w:rsidRPr="003E174F">
        <w:rPr>
          <w:i w:val="0"/>
          <w:color w:val="auto"/>
          <w:lang w:val="hu-HU"/>
        </w:rPr>
        <w:instrText xml:space="preserve"> SEQ ábra \* ARABIC </w:instrText>
      </w:r>
      <w:r w:rsidRPr="003E174F">
        <w:rPr>
          <w:i w:val="0"/>
          <w:color w:val="auto"/>
          <w:lang w:val="hu-HU"/>
        </w:rPr>
        <w:fldChar w:fldCharType="separate"/>
      </w:r>
      <w:r w:rsidR="0070576B">
        <w:rPr>
          <w:i w:val="0"/>
          <w:noProof/>
          <w:color w:val="auto"/>
          <w:lang w:val="hu-HU"/>
        </w:rPr>
        <w:t>17</w:t>
      </w:r>
      <w:r w:rsidRPr="003E174F">
        <w:rPr>
          <w:i w:val="0"/>
          <w:color w:val="auto"/>
          <w:lang w:val="hu-HU"/>
        </w:rPr>
        <w:fldChar w:fldCharType="end"/>
      </w:r>
      <w:r w:rsidRPr="003E174F">
        <w:rPr>
          <w:i w:val="0"/>
          <w:color w:val="auto"/>
          <w:lang w:val="hu-HU"/>
        </w:rPr>
        <w:t>. ábra POCO objektumok</w:t>
      </w:r>
    </w:p>
    <w:p w14:paraId="2299725B" w14:textId="77777777" w:rsidR="006A7E41" w:rsidRPr="003E174F" w:rsidRDefault="006A7E41" w:rsidP="008F0D8C">
      <w:pPr>
        <w:pStyle w:val="Heading2"/>
      </w:pPr>
      <w:bookmarkStart w:id="41" w:name="_Toc405370472"/>
      <w:r w:rsidRPr="003E174F">
        <w:t>Az adatbázis</w:t>
      </w:r>
      <w:bookmarkEnd w:id="41"/>
      <w:r w:rsidRPr="003E174F">
        <w:t xml:space="preserve"> </w:t>
      </w:r>
    </w:p>
    <w:p w14:paraId="73C4CB3F" w14:textId="35C12C56" w:rsidR="006A7E41" w:rsidRPr="003E174F" w:rsidRDefault="006A7E41" w:rsidP="008F0D8C">
      <w:pPr>
        <w:rPr>
          <w:lang w:val="hu-HU"/>
        </w:rPr>
      </w:pPr>
      <w:r w:rsidRPr="003E174F">
        <w:rPr>
          <w:lang w:val="hu-HU"/>
        </w:rPr>
        <w:t xml:space="preserve">Az adatbázis tárolására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 megoldását választottuk. A módszer előnye, hogy jól skálázható, ezáltal alkalmassá tettük a rendszert arra, hogy akár valós környezetben is jól használható legyen. A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Storage-ban egy-egy entitást egy </w:t>
      </w:r>
      <w:proofErr w:type="spellStart"/>
      <w:r w:rsidRPr="003E174F">
        <w:rPr>
          <w:lang w:val="hu-HU"/>
        </w:rPr>
        <w:t>Part</w:t>
      </w:r>
      <w:r w:rsidR="00D42077" w:rsidRPr="003E174F">
        <w:rPr>
          <w:lang w:val="hu-HU"/>
        </w:rPr>
        <w:t>itionKey</w:t>
      </w:r>
      <w:proofErr w:type="spellEnd"/>
      <w:r w:rsidR="00D42077" w:rsidRPr="003E174F">
        <w:rPr>
          <w:lang w:val="hu-HU"/>
        </w:rPr>
        <w:t xml:space="preserve"> és egy </w:t>
      </w:r>
      <w:proofErr w:type="spellStart"/>
      <w:r w:rsidR="00D42077" w:rsidRPr="003E174F">
        <w:rPr>
          <w:lang w:val="hu-HU"/>
        </w:rPr>
        <w:t>RowKey</w:t>
      </w:r>
      <w:proofErr w:type="spellEnd"/>
      <w:r w:rsidR="00D42077" w:rsidRPr="003E174F">
        <w:rPr>
          <w:lang w:val="hu-HU"/>
        </w:rPr>
        <w:t xml:space="preserve"> határoz</w:t>
      </w:r>
      <w:r w:rsidRPr="003E174F">
        <w:rPr>
          <w:lang w:val="hu-HU"/>
        </w:rPr>
        <w:t xml:space="preserve"> meg</w:t>
      </w:r>
      <w:r w:rsidR="00D42077" w:rsidRPr="003E174F">
        <w:rPr>
          <w:lang w:val="hu-HU"/>
        </w:rPr>
        <w:t>, amelyek egyedi azonosítóként funkcionálnak</w:t>
      </w:r>
      <w:r w:rsidRPr="003E174F">
        <w:rPr>
          <w:lang w:val="hu-HU"/>
        </w:rPr>
        <w:t xml:space="preserve">.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szerepe, az, hogy az azonos partíciókban található adatokat ugyanazon a csomópontok kel</w:t>
      </w:r>
      <w:r w:rsidR="00D42077" w:rsidRPr="003E174F">
        <w:rPr>
          <w:lang w:val="hu-HU"/>
        </w:rPr>
        <w:t>l tárolni, azonban a különböző kulccsal rendelkezők</w:t>
      </w:r>
      <w:r w:rsidRPr="003E174F">
        <w:rPr>
          <w:lang w:val="hu-HU"/>
        </w:rPr>
        <w:t xml:space="preserve"> szétoszthatók a különböző csomópontok között. Ezen kívül még nyilvántart egy időbélyeget, ami az utolsó módosítás dátumát jelenti és a rendszer tart karban. Az adatbázisban az entitások a soroknak felelnek meg. Az entitások tulajdonságai típusos kulcs-érték párok, amik nevei megegyezik a táblában az oszlopok neveivel.</w:t>
      </w:r>
    </w:p>
    <w:p w14:paraId="5FB626F2" w14:textId="7FAFC606" w:rsidR="006A7E41" w:rsidRPr="003E174F" w:rsidRDefault="006A7E41" w:rsidP="008F0D8C">
      <w:pPr>
        <w:rPr>
          <w:lang w:val="hu-HU"/>
        </w:rPr>
      </w:pPr>
      <w:commentRangeStart w:id="42"/>
      <w:r w:rsidRPr="003E174F">
        <w:rPr>
          <w:lang w:val="hu-HU"/>
        </w:rPr>
        <w:t>A következőkben a megtervezett</w:t>
      </w:r>
      <w:r w:rsidR="004415B1" w:rsidRPr="003E174F">
        <w:rPr>
          <w:lang w:val="hu-HU"/>
        </w:rPr>
        <w:t xml:space="preserve"> adatbázis táblákat mutatjuk be, amelyek megtervezésének alapjául a program objektumai szolgáltak.</w:t>
      </w:r>
      <w:r w:rsidR="00A67CD0" w:rsidRPr="003E174F">
        <w:rPr>
          <w:lang w:val="hu-HU"/>
        </w:rPr>
        <w:t xml:space="preserve"> A tervezés során figyelembe vettük, hogy a </w:t>
      </w:r>
      <w:proofErr w:type="spellStart"/>
      <w:r w:rsidR="00A67CD0" w:rsidRPr="003E174F">
        <w:rPr>
          <w:lang w:val="hu-HU"/>
        </w:rPr>
        <w:t>Table</w:t>
      </w:r>
      <w:proofErr w:type="spellEnd"/>
      <w:r w:rsidR="00A67CD0" w:rsidRPr="003E174F">
        <w:rPr>
          <w:lang w:val="hu-HU"/>
        </w:rPr>
        <w:t xml:space="preserve"> Storage-ból az adatok a </w:t>
      </w:r>
      <w:proofErr w:type="spellStart"/>
      <w:r w:rsidR="00A67CD0" w:rsidRPr="003E174F">
        <w:rPr>
          <w:lang w:val="hu-HU"/>
        </w:rPr>
        <w:t>PartitionKey</w:t>
      </w:r>
      <w:proofErr w:type="spellEnd"/>
      <w:r w:rsidR="00A67CD0" w:rsidRPr="003E174F">
        <w:rPr>
          <w:lang w:val="hu-HU"/>
        </w:rPr>
        <w:t xml:space="preserve"> alapján lekérdezhetőek.</w:t>
      </w:r>
      <w:commentRangeEnd w:id="42"/>
      <w:r w:rsidR="00F62308">
        <w:rPr>
          <w:rStyle w:val="CommentReference"/>
        </w:rPr>
        <w:commentReference w:id="42"/>
      </w:r>
    </w:p>
    <w:p w14:paraId="6A0103E1" w14:textId="170AC77D" w:rsidR="006A7E41" w:rsidRPr="003E174F" w:rsidRDefault="006A7E41" w:rsidP="008F0D8C">
      <w:pPr>
        <w:pStyle w:val="Heading3"/>
        <w:rPr>
          <w:lang w:val="hu-HU"/>
        </w:rPr>
      </w:pPr>
      <w:bookmarkStart w:id="43" w:name="_Toc405370473"/>
      <w:proofErr w:type="spellStart"/>
      <w:r w:rsidRPr="003E174F">
        <w:rPr>
          <w:lang w:val="hu-HU"/>
        </w:rPr>
        <w:t>Administrator</w:t>
      </w:r>
      <w:bookmarkEnd w:id="43"/>
      <w:proofErr w:type="spellEnd"/>
    </w:p>
    <w:p w14:paraId="6C0230D7" w14:textId="4ECEC179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Az adminisztrátorok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az admin</w:t>
      </w:r>
      <w:r w:rsidR="00D42077" w:rsidRPr="003E174F">
        <w:rPr>
          <w:lang w:val="hu-HU"/>
        </w:rPr>
        <w:t>i</w:t>
      </w:r>
      <w:r w:rsidRPr="003E174F">
        <w:rPr>
          <w:lang w:val="hu-HU"/>
        </w:rPr>
        <w:t xml:space="preserve">sztrátor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ID-je</w:t>
      </w:r>
      <w:proofErr w:type="spellEnd"/>
      <w:r w:rsidRPr="003E174F">
        <w:rPr>
          <w:lang w:val="hu-HU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50DE5315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3FEB324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D2B5534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22707FAA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597ECB9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261A8D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lastRenderedPageBreak/>
              <w:t>PartitionKey</w:t>
            </w:r>
            <w:proofErr w:type="spellEnd"/>
          </w:p>
        </w:tc>
        <w:tc>
          <w:tcPr>
            <w:tcW w:w="3005" w:type="dxa"/>
          </w:tcPr>
          <w:p w14:paraId="5CD58FD4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7FB948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</w:tbl>
    <w:p w14:paraId="4739BDBA" w14:textId="77777777" w:rsidR="007C1A30" w:rsidRPr="003E174F" w:rsidRDefault="007C1A30" w:rsidP="008F0D8C">
      <w:pPr>
        <w:rPr>
          <w:lang w:val="hu-HU"/>
        </w:rPr>
      </w:pPr>
    </w:p>
    <w:p w14:paraId="7B088A05" w14:textId="77777777" w:rsidR="004247F0" w:rsidRPr="003E174F" w:rsidRDefault="004247F0" w:rsidP="008F0D8C">
      <w:pPr>
        <w:pStyle w:val="Heading3"/>
        <w:rPr>
          <w:lang w:val="hu-HU"/>
        </w:rPr>
      </w:pPr>
      <w:bookmarkStart w:id="44" w:name="_Toc405370474"/>
      <w:proofErr w:type="spellStart"/>
      <w:r w:rsidRPr="003E174F">
        <w:rPr>
          <w:lang w:val="hu-HU"/>
        </w:rPr>
        <w:t>User</w:t>
      </w:r>
      <w:bookmarkEnd w:id="44"/>
      <w:proofErr w:type="spellEnd"/>
    </w:p>
    <w:p w14:paraId="7D622250" w14:textId="28D1698F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User</w:t>
      </w:r>
      <w:proofErr w:type="spellEnd"/>
      <w:r w:rsidRPr="003E174F">
        <w:rPr>
          <w:lang w:val="hu-HU"/>
        </w:rPr>
        <w:t xml:space="preserve"> tartalmazza </w:t>
      </w:r>
      <w:proofErr w:type="gramStart"/>
      <w:r w:rsidRPr="003E174F">
        <w:rPr>
          <w:lang w:val="hu-HU"/>
        </w:rPr>
        <w:t xml:space="preserve">a  </w:t>
      </w:r>
      <w:proofErr w:type="spellStart"/>
      <w:r w:rsidRPr="003E174F">
        <w:rPr>
          <w:lang w:val="hu-HU"/>
        </w:rPr>
        <w:t>Name</w:t>
      </w:r>
      <w:proofErr w:type="spellEnd"/>
      <w:proofErr w:type="gramEnd"/>
      <w:r w:rsidRPr="003E174F">
        <w:rPr>
          <w:lang w:val="hu-HU"/>
        </w:rPr>
        <w:t xml:space="preserve"> és az </w:t>
      </w:r>
      <w:proofErr w:type="spellStart"/>
      <w:r w:rsidRPr="003E174F">
        <w:rPr>
          <w:lang w:val="hu-HU"/>
        </w:rPr>
        <w:t>IsBanned</w:t>
      </w:r>
      <w:proofErr w:type="spellEnd"/>
      <w:r w:rsidRPr="003E174F">
        <w:rPr>
          <w:lang w:val="hu-HU"/>
        </w:rPr>
        <w:t xml:space="preserve"> tulajdonságokat, amiket már korábban definiáltuk.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felhasználókat azonosító ID.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4E3FE1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1A3E46B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577EA76C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0E9D02C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0BABA08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99713CB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03DF140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00F729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6030103B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239880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Name</w:t>
            </w:r>
            <w:proofErr w:type="spellEnd"/>
          </w:p>
        </w:tc>
        <w:tc>
          <w:tcPr>
            <w:tcW w:w="3005" w:type="dxa"/>
          </w:tcPr>
          <w:p w14:paraId="04241E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78A4AA8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7113C8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EEB910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IsBanned</w:t>
            </w:r>
            <w:proofErr w:type="spellEnd"/>
          </w:p>
        </w:tc>
        <w:tc>
          <w:tcPr>
            <w:tcW w:w="3005" w:type="dxa"/>
          </w:tcPr>
          <w:p w14:paraId="1E26D0F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bool</w:t>
            </w:r>
            <w:proofErr w:type="spellEnd"/>
          </w:p>
        </w:tc>
        <w:tc>
          <w:tcPr>
            <w:tcW w:w="3006" w:type="dxa"/>
          </w:tcPr>
          <w:p w14:paraId="522A97E0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436F2AB" w14:textId="77777777" w:rsidR="004247F0" w:rsidRPr="003E174F" w:rsidRDefault="004247F0" w:rsidP="008F0D8C">
      <w:pPr>
        <w:rPr>
          <w:lang w:val="hu-HU"/>
        </w:rPr>
      </w:pPr>
    </w:p>
    <w:p w14:paraId="1F4996A0" w14:textId="77777777" w:rsidR="004247F0" w:rsidRPr="003E174F" w:rsidRDefault="004247F0" w:rsidP="008F0D8C">
      <w:pPr>
        <w:pStyle w:val="Heading3"/>
        <w:rPr>
          <w:lang w:val="hu-HU"/>
        </w:rPr>
      </w:pPr>
      <w:bookmarkStart w:id="45" w:name="_Toc405370475"/>
      <w:proofErr w:type="spellStart"/>
      <w:r w:rsidRPr="003E174F">
        <w:rPr>
          <w:lang w:val="hu-HU"/>
        </w:rPr>
        <w:t>Poll</w:t>
      </w:r>
      <w:bookmarkEnd w:id="45"/>
      <w:proofErr w:type="spellEnd"/>
    </w:p>
    <w:p w14:paraId="04CB4DD9" w14:textId="56FEB89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Poll</w:t>
      </w:r>
      <w:proofErr w:type="spellEnd"/>
      <w:r w:rsidRPr="003E174F">
        <w:rPr>
          <w:lang w:val="hu-HU"/>
        </w:rPr>
        <w:t xml:space="preserve"> tartalmazza a korábban meghatározott határidőket, a jelölés-szavazás címét és leírását.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jelölés-szavazás állapota,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pedig a jelölés-szavazás azonosítója.</w:t>
      </w:r>
      <w:r w:rsidR="00802F11" w:rsidRPr="003E174F">
        <w:rPr>
          <w:lang w:val="hu-HU"/>
        </w:rPr>
        <w:t xml:space="preserve"> A </w:t>
      </w:r>
      <w:proofErr w:type="spellStart"/>
      <w:r w:rsidR="00802F11" w:rsidRPr="003E174F">
        <w:rPr>
          <w:lang w:val="hu-HU"/>
        </w:rPr>
        <w:t>PartitionKey-nek</w:t>
      </w:r>
      <w:proofErr w:type="spellEnd"/>
      <w:r w:rsidR="00802F11" w:rsidRPr="003E174F">
        <w:rPr>
          <w:lang w:val="hu-HU"/>
        </w:rPr>
        <w:t xml:space="preserve"> azért a jelölés-szavazás állapotát választottuk, mivel a jelölés-szavazásokat a programunk jelölés-szavazás állapot alapján kérdezi le.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1542820E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2447D9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3BE533D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63036B91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071EF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84078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B21F24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1059648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State</w:t>
            </w:r>
            <w:proofErr w:type="spellEnd"/>
          </w:p>
        </w:tc>
      </w:tr>
      <w:tr w:rsidR="004247F0" w:rsidRPr="003E174F" w14:paraId="06D89DF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DF249C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130601E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68830EB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55BDA2E2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F30962C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5FDEB7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93F8AD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665AE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1E96F5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1B92338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2D0C6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7515C70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B9C9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NominationDeadLine</w:t>
            </w:r>
            <w:proofErr w:type="spellEnd"/>
          </w:p>
        </w:tc>
        <w:tc>
          <w:tcPr>
            <w:tcW w:w="3005" w:type="dxa"/>
          </w:tcPr>
          <w:p w14:paraId="1D678FD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2906632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6CB79A5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81097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VotingStartDate</w:t>
            </w:r>
            <w:proofErr w:type="spellEnd"/>
          </w:p>
        </w:tc>
        <w:tc>
          <w:tcPr>
            <w:tcW w:w="3005" w:type="dxa"/>
          </w:tcPr>
          <w:p w14:paraId="7454335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D42F4D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091B734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AAA062D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VotingDeadline</w:t>
            </w:r>
            <w:proofErr w:type="spellEnd"/>
          </w:p>
        </w:tc>
        <w:tc>
          <w:tcPr>
            <w:tcW w:w="3005" w:type="dxa"/>
          </w:tcPr>
          <w:p w14:paraId="47BBDA4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CB14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EDC6C3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2190E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AnnouncementDate</w:t>
            </w:r>
            <w:proofErr w:type="spellEnd"/>
          </w:p>
        </w:tc>
        <w:tc>
          <w:tcPr>
            <w:tcW w:w="3005" w:type="dxa"/>
          </w:tcPr>
          <w:p w14:paraId="0BBFE2C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5B6BBA7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5734CA81" w14:textId="77777777" w:rsidR="004247F0" w:rsidRPr="003E174F" w:rsidRDefault="004247F0" w:rsidP="008F0D8C">
      <w:pPr>
        <w:rPr>
          <w:lang w:val="hu-HU"/>
        </w:rPr>
      </w:pPr>
    </w:p>
    <w:p w14:paraId="59A5F1E0" w14:textId="77777777" w:rsidR="004247F0" w:rsidRPr="003E174F" w:rsidRDefault="004247F0" w:rsidP="008F0D8C">
      <w:pPr>
        <w:pStyle w:val="Heading3"/>
        <w:rPr>
          <w:lang w:val="hu-HU"/>
        </w:rPr>
      </w:pPr>
      <w:bookmarkStart w:id="46" w:name="_Toc405370476"/>
      <w:proofErr w:type="spellStart"/>
      <w:r w:rsidRPr="003E174F">
        <w:rPr>
          <w:lang w:val="hu-HU"/>
        </w:rPr>
        <w:t>Nomination</w:t>
      </w:r>
      <w:bookmarkEnd w:id="46"/>
      <w:proofErr w:type="spellEnd"/>
    </w:p>
    <w:p w14:paraId="7DFB44A1" w14:textId="04FB9402" w:rsidR="007C1A30" w:rsidRPr="003E174F" w:rsidRDefault="007C1A30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Nomination</w:t>
      </w:r>
      <w:proofErr w:type="spellEnd"/>
      <w:r w:rsidRPr="003E174F">
        <w:rPr>
          <w:lang w:val="hu-HU"/>
        </w:rPr>
        <w:t xml:space="preserve"> tartalmazza a korábban meghatározott leírást, a szavazatok számát, illetve a jelölés</w:t>
      </w:r>
      <w:r w:rsidR="00802F11" w:rsidRPr="003E174F">
        <w:rPr>
          <w:lang w:val="hu-HU"/>
        </w:rPr>
        <w:t>t</w:t>
      </w:r>
      <w:r w:rsidRPr="003E174F">
        <w:rPr>
          <w:lang w:val="hu-HU"/>
        </w:rPr>
        <w:t xml:space="preserve"> leadó felhasználó </w:t>
      </w:r>
      <w:proofErr w:type="spellStart"/>
      <w:r w:rsidRPr="003E174F">
        <w:rPr>
          <w:lang w:val="hu-HU"/>
        </w:rPr>
        <w:t>ID-ját</w:t>
      </w:r>
      <w:proofErr w:type="spellEnd"/>
      <w:r w:rsidRPr="003E174F">
        <w:rPr>
          <w:lang w:val="hu-HU"/>
        </w:rPr>
        <w:t xml:space="preserve">, a jelölést tartalmazó jelölés-szavazás azonosítóját és a hozzá tartozó jelölt azonosítóját.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jelölés-szavazás azonosítója, ami azért praktikus választás, mert az adatbázisból általában csak az egy adott jelölés-szavazáshoz kapcsolódó jelöléseket kérdezzük le.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jelölés </w:t>
      </w:r>
      <w:proofErr w:type="spellStart"/>
      <w:r w:rsidRPr="003E174F">
        <w:rPr>
          <w:lang w:val="hu-HU"/>
        </w:rPr>
        <w:t>ID-ja</w:t>
      </w:r>
      <w:proofErr w:type="spellEnd"/>
      <w:r w:rsidRPr="003E174F">
        <w:rPr>
          <w:lang w:val="hu-HU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953E0E9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E3CF3DE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13646F28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0F090D67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E7C556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1E84933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574CFB5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536CA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Poll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6984ECC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E436BE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814DC0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34A03EA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3B2EF35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B7C9BDF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UserId</w:t>
            </w:r>
            <w:proofErr w:type="spellEnd"/>
          </w:p>
        </w:tc>
        <w:tc>
          <w:tcPr>
            <w:tcW w:w="3005" w:type="dxa"/>
          </w:tcPr>
          <w:p w14:paraId="667488A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long</w:t>
            </w:r>
            <w:proofErr w:type="spellEnd"/>
          </w:p>
        </w:tc>
        <w:tc>
          <w:tcPr>
            <w:tcW w:w="3006" w:type="dxa"/>
          </w:tcPr>
          <w:p w14:paraId="1FAC972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4A84C185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339C0A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SubjectId</w:t>
            </w:r>
            <w:proofErr w:type="spellEnd"/>
          </w:p>
        </w:tc>
        <w:tc>
          <w:tcPr>
            <w:tcW w:w="3005" w:type="dxa"/>
          </w:tcPr>
          <w:p w14:paraId="29A05FB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0883FCC5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9590F5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200EEBF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58D3F0A6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5C3F349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2E90C7D8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8AE2B96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VoteCount</w:t>
            </w:r>
            <w:proofErr w:type="spellEnd"/>
          </w:p>
        </w:tc>
        <w:tc>
          <w:tcPr>
            <w:tcW w:w="3005" w:type="dxa"/>
          </w:tcPr>
          <w:p w14:paraId="5CCAEF0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041FCEB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B5DD449" w14:textId="77777777" w:rsidR="004247F0" w:rsidRPr="003E174F" w:rsidRDefault="004247F0" w:rsidP="008F0D8C">
      <w:pPr>
        <w:rPr>
          <w:lang w:val="hu-HU"/>
        </w:rPr>
      </w:pPr>
    </w:p>
    <w:p w14:paraId="0B82E4B8" w14:textId="77777777" w:rsidR="004247F0" w:rsidRPr="003E174F" w:rsidRDefault="004247F0" w:rsidP="008F0D8C">
      <w:pPr>
        <w:pStyle w:val="Heading3"/>
        <w:rPr>
          <w:lang w:val="hu-HU"/>
        </w:rPr>
      </w:pPr>
      <w:bookmarkStart w:id="47" w:name="_Toc405370477"/>
      <w:proofErr w:type="spellStart"/>
      <w:r w:rsidRPr="003E174F">
        <w:rPr>
          <w:lang w:val="hu-HU"/>
        </w:rPr>
        <w:t>Vote</w:t>
      </w:r>
      <w:bookmarkEnd w:id="47"/>
      <w:proofErr w:type="spellEnd"/>
    </w:p>
    <w:p w14:paraId="5E50AAFF" w14:textId="6BCA30E4" w:rsidR="00842D37" w:rsidRPr="003E174F" w:rsidRDefault="00842D37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tartalmazza a szavazatot leadó felhasználó azonosítóját, illetve annak a jelölésnek az azonosítóját, amelyre a </w:t>
      </w:r>
      <w:r w:rsidR="00802F11" w:rsidRPr="003E174F">
        <w:rPr>
          <w:lang w:val="hu-HU"/>
        </w:rPr>
        <w:t xml:space="preserve">szavazatot leadták. A szavazat </w:t>
      </w:r>
      <w:r w:rsidRPr="003E174F">
        <w:rPr>
          <w:lang w:val="hu-HU"/>
        </w:rPr>
        <w:t xml:space="preserve">tartalmazza még a leadásának dátumát.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jelölés azonosítója, hiszen általában egy adott jelöléshez tartozó szavazatokat szeretnénk lekérdezni. A </w:t>
      </w:r>
      <w:proofErr w:type="spellStart"/>
      <w:r w:rsidRPr="003E174F">
        <w:rPr>
          <w:lang w:val="hu-HU"/>
        </w:rPr>
        <w:t>RowKey</w:t>
      </w:r>
      <w:proofErr w:type="spellEnd"/>
      <w:r w:rsidRPr="003E174F">
        <w:rPr>
          <w:lang w:val="hu-HU"/>
        </w:rPr>
        <w:t xml:space="preserve"> a szavazatot leadó felhasználó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606C6AB4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78D0CD5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lastRenderedPageBreak/>
              <w:t>Név</w:t>
            </w:r>
          </w:p>
        </w:tc>
        <w:tc>
          <w:tcPr>
            <w:tcW w:w="3005" w:type="dxa"/>
          </w:tcPr>
          <w:p w14:paraId="393224BE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53B84CF0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779D0DF9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465B39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38267FC3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8001E74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Nomination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49AED3FC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F2DEE6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RowKey</w:t>
            </w:r>
            <w:proofErr w:type="spellEnd"/>
          </w:p>
        </w:tc>
        <w:tc>
          <w:tcPr>
            <w:tcW w:w="3005" w:type="dxa"/>
          </w:tcPr>
          <w:p w14:paraId="001F1938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4417373C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User</w:t>
            </w:r>
            <w:proofErr w:type="spellEnd"/>
            <w:r w:rsidRPr="003E174F">
              <w:rPr>
                <w:lang w:val="hu-HU"/>
              </w:rPr>
              <w:t xml:space="preserve"> ID</w:t>
            </w:r>
          </w:p>
        </w:tc>
      </w:tr>
      <w:tr w:rsidR="004247F0" w:rsidRPr="003E174F" w14:paraId="7D392657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0754F2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</w:t>
            </w:r>
            <w:proofErr w:type="spellEnd"/>
          </w:p>
        </w:tc>
        <w:tc>
          <w:tcPr>
            <w:tcW w:w="3005" w:type="dxa"/>
          </w:tcPr>
          <w:p w14:paraId="5B529F0E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0BACBF7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3B16F8F1" w14:textId="77777777" w:rsidR="00343560" w:rsidRPr="003E174F" w:rsidRDefault="00343560" w:rsidP="008F0D8C">
      <w:pPr>
        <w:rPr>
          <w:lang w:val="hu-HU"/>
        </w:rPr>
      </w:pPr>
    </w:p>
    <w:p w14:paraId="6D0995A5" w14:textId="77777777" w:rsidR="004247F0" w:rsidRPr="003E174F" w:rsidRDefault="004247F0" w:rsidP="008F0D8C">
      <w:pPr>
        <w:pStyle w:val="Heading3"/>
        <w:rPr>
          <w:lang w:val="hu-HU"/>
        </w:rPr>
      </w:pPr>
      <w:bookmarkStart w:id="48" w:name="_Toc405370478"/>
      <w:proofErr w:type="spellStart"/>
      <w:r w:rsidRPr="003E174F">
        <w:rPr>
          <w:lang w:val="hu-HU"/>
        </w:rPr>
        <w:t>PollSubject</w:t>
      </w:r>
      <w:bookmarkEnd w:id="48"/>
      <w:proofErr w:type="spellEnd"/>
    </w:p>
    <w:p w14:paraId="79E55BF3" w14:textId="6E0EF6C5" w:rsidR="002D45FB" w:rsidRPr="003E174F" w:rsidRDefault="002D45FB" w:rsidP="008F0D8C">
      <w:pPr>
        <w:rPr>
          <w:lang w:val="hu-HU"/>
        </w:rPr>
      </w:pPr>
      <w:r w:rsidRPr="003E174F">
        <w:rPr>
          <w:lang w:val="hu-HU"/>
        </w:rPr>
        <w:t xml:space="preserve">A </w:t>
      </w:r>
      <w:proofErr w:type="spellStart"/>
      <w:r w:rsidRPr="003E174F">
        <w:rPr>
          <w:lang w:val="hu-HU"/>
        </w:rPr>
        <w:t>Pol</w:t>
      </w:r>
      <w:r w:rsidR="00802F11" w:rsidRPr="003E174F">
        <w:rPr>
          <w:lang w:val="hu-HU"/>
        </w:rPr>
        <w:t>lSubject</w:t>
      </w:r>
      <w:proofErr w:type="spellEnd"/>
      <w:r w:rsidR="00802F11" w:rsidRPr="003E174F">
        <w:rPr>
          <w:lang w:val="hu-HU"/>
        </w:rPr>
        <w:t xml:space="preserve"> tartalmazza az </w:t>
      </w:r>
      <w:proofErr w:type="spellStart"/>
      <w:r w:rsidR="00802F11" w:rsidRPr="003E174F">
        <w:rPr>
          <w:lang w:val="hu-HU"/>
        </w:rPr>
        <w:t>addot</w:t>
      </w:r>
      <w:proofErr w:type="spellEnd"/>
      <w:r w:rsidR="00802F11" w:rsidRPr="003E174F">
        <w:rPr>
          <w:lang w:val="hu-HU"/>
        </w:rPr>
        <w:t xml:space="preserve"> film</w:t>
      </w:r>
      <w:r w:rsidRPr="003E174F">
        <w:rPr>
          <w:lang w:val="hu-HU"/>
        </w:rPr>
        <w:t xml:space="preserve"> vagy sorozat nevét és megjelenésének évét. A táblában a </w:t>
      </w:r>
      <w:proofErr w:type="spellStart"/>
      <w:r w:rsidRPr="003E174F">
        <w:rPr>
          <w:lang w:val="hu-HU"/>
        </w:rPr>
        <w:t>PartitionKey</w:t>
      </w:r>
      <w:proofErr w:type="spellEnd"/>
      <w:r w:rsidRPr="003E174F">
        <w:rPr>
          <w:lang w:val="hu-HU"/>
        </w:rPr>
        <w:t xml:space="preserve"> a </w:t>
      </w:r>
      <w:proofErr w:type="spellStart"/>
      <w:r w:rsidRPr="003E174F">
        <w:rPr>
          <w:lang w:val="hu-HU"/>
        </w:rPr>
        <w:t>PollSubject</w:t>
      </w:r>
      <w:proofErr w:type="spellEnd"/>
      <w:r w:rsidRPr="003E174F">
        <w:rPr>
          <w:lang w:val="hu-HU"/>
        </w:rPr>
        <w:t xml:space="preserve">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247F0" w:rsidRPr="003E174F" w14:paraId="53DA2FA3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BEC3B1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86634BD" w14:textId="77777777" w:rsidR="004247F0" w:rsidRPr="003E174F" w:rsidRDefault="004247F0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340235E4" w14:textId="77777777" w:rsidR="004247F0" w:rsidRPr="003E174F" w:rsidRDefault="004247F0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4247F0" w:rsidRPr="003E174F" w14:paraId="5DBA85C3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46268D0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7E5BE34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62B1467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4247F0" w:rsidRPr="003E174F" w14:paraId="16E30EA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A7B94" w14:textId="77777777" w:rsidR="004247F0" w:rsidRPr="003E174F" w:rsidRDefault="004247F0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4253D2A1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4C4399D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4247F0" w:rsidRPr="003E174F" w14:paraId="5D358726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B71077" w14:textId="77777777" w:rsidR="004247F0" w:rsidRPr="003E174F" w:rsidRDefault="004247F0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Year</w:t>
            </w:r>
          </w:p>
        </w:tc>
        <w:tc>
          <w:tcPr>
            <w:tcW w:w="3005" w:type="dxa"/>
          </w:tcPr>
          <w:p w14:paraId="4CFF643F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int</w:t>
            </w:r>
          </w:p>
        </w:tc>
        <w:tc>
          <w:tcPr>
            <w:tcW w:w="3006" w:type="dxa"/>
          </w:tcPr>
          <w:p w14:paraId="7CB59582" w14:textId="77777777" w:rsidR="004247F0" w:rsidRPr="003E174F" w:rsidRDefault="004247F0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7699F618" w14:textId="77777777" w:rsidR="004247F0" w:rsidRPr="003E174F" w:rsidRDefault="004247F0" w:rsidP="008F0D8C">
      <w:pPr>
        <w:rPr>
          <w:lang w:val="hu-HU"/>
        </w:rPr>
      </w:pPr>
    </w:p>
    <w:p w14:paraId="7A46742D" w14:textId="77777777" w:rsidR="006A7E41" w:rsidRPr="003E174F" w:rsidRDefault="006A7E41" w:rsidP="008F0D8C">
      <w:pPr>
        <w:pStyle w:val="Heading3"/>
        <w:rPr>
          <w:lang w:val="hu-HU"/>
        </w:rPr>
      </w:pPr>
      <w:bookmarkStart w:id="49" w:name="_Toc405370479"/>
      <w:r w:rsidRPr="003E174F">
        <w:rPr>
          <w:lang w:val="hu-HU"/>
        </w:rPr>
        <w:t>News</w:t>
      </w:r>
      <w:bookmarkEnd w:id="49"/>
    </w:p>
    <w:p w14:paraId="03B74B16" w14:textId="29C84537" w:rsidR="002C45F8" w:rsidRPr="003E174F" w:rsidRDefault="002C45F8" w:rsidP="008F0D8C">
      <w:pPr>
        <w:rPr>
          <w:lang w:val="hu-HU"/>
        </w:rPr>
      </w:pPr>
      <w:r w:rsidRPr="003E174F">
        <w:rPr>
          <w:lang w:val="hu-HU"/>
        </w:rPr>
        <w:t xml:space="preserve">A News tartalmazza a hír címét, szövegét és a hír publikálásának dátumát. A tábla </w:t>
      </w:r>
      <w:proofErr w:type="spellStart"/>
      <w:r w:rsidRPr="003E174F">
        <w:rPr>
          <w:lang w:val="hu-HU"/>
        </w:rPr>
        <w:t>PartitionKey-e</w:t>
      </w:r>
      <w:proofErr w:type="spellEnd"/>
      <w:r w:rsidRPr="003E174F">
        <w:rPr>
          <w:lang w:val="hu-HU"/>
        </w:rPr>
        <w:t xml:space="preserve"> a hír azonosítója.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7E41" w:rsidRPr="003E174F" w14:paraId="20935471" w14:textId="77777777" w:rsidTr="00C96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BE3C8C5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Név</w:t>
            </w:r>
          </w:p>
        </w:tc>
        <w:tc>
          <w:tcPr>
            <w:tcW w:w="3005" w:type="dxa"/>
          </w:tcPr>
          <w:p w14:paraId="6C9A3975" w14:textId="77777777" w:rsidR="006A7E41" w:rsidRPr="003E174F" w:rsidRDefault="006A7E41" w:rsidP="008F0D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Típus</w:t>
            </w:r>
          </w:p>
        </w:tc>
        <w:tc>
          <w:tcPr>
            <w:tcW w:w="3006" w:type="dxa"/>
          </w:tcPr>
          <w:p w14:paraId="739B1C23" w14:textId="77777777" w:rsidR="006A7E41" w:rsidRPr="003E174F" w:rsidRDefault="006A7E41" w:rsidP="008F0D8C">
            <w:pPr>
              <w:tabs>
                <w:tab w:val="center" w:pos="139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Megjegyzés</w:t>
            </w:r>
          </w:p>
        </w:tc>
      </w:tr>
      <w:tr w:rsidR="006A7E41" w:rsidRPr="003E174F" w14:paraId="2263130F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1B31EA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PartitionKey</w:t>
            </w:r>
            <w:proofErr w:type="spellEnd"/>
          </w:p>
        </w:tc>
        <w:tc>
          <w:tcPr>
            <w:tcW w:w="3005" w:type="dxa"/>
          </w:tcPr>
          <w:p w14:paraId="6156C70E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591F5740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r w:rsidRPr="003E174F">
              <w:rPr>
                <w:lang w:val="hu-HU"/>
              </w:rPr>
              <w:t>ID</w:t>
            </w:r>
          </w:p>
        </w:tc>
      </w:tr>
      <w:tr w:rsidR="006A7E41" w:rsidRPr="003E174F" w14:paraId="2BDCABDE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DEF400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Title</w:t>
            </w:r>
            <w:proofErr w:type="spellEnd"/>
          </w:p>
        </w:tc>
        <w:tc>
          <w:tcPr>
            <w:tcW w:w="3005" w:type="dxa"/>
          </w:tcPr>
          <w:p w14:paraId="7D437DC3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213C92E9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7DE81974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BBA3878" w14:textId="77777777" w:rsidR="006A7E41" w:rsidRPr="003E174F" w:rsidRDefault="006A7E41" w:rsidP="008F0D8C">
            <w:pPr>
              <w:rPr>
                <w:lang w:val="hu-HU"/>
              </w:rPr>
            </w:pPr>
            <w:r w:rsidRPr="003E174F">
              <w:rPr>
                <w:lang w:val="hu-HU"/>
              </w:rPr>
              <w:t>Text</w:t>
            </w:r>
          </w:p>
        </w:tc>
        <w:tc>
          <w:tcPr>
            <w:tcW w:w="3005" w:type="dxa"/>
          </w:tcPr>
          <w:p w14:paraId="42151EB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string</w:t>
            </w:r>
            <w:proofErr w:type="spellEnd"/>
          </w:p>
        </w:tc>
        <w:tc>
          <w:tcPr>
            <w:tcW w:w="3006" w:type="dxa"/>
          </w:tcPr>
          <w:p w14:paraId="3F496658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  <w:tr w:rsidR="006A7E41" w:rsidRPr="003E174F" w14:paraId="279689D0" w14:textId="77777777" w:rsidTr="00C965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256F07" w14:textId="77777777" w:rsidR="006A7E41" w:rsidRPr="003E174F" w:rsidRDefault="006A7E41" w:rsidP="008F0D8C">
            <w:pPr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PublicationDate</w:t>
            </w:r>
            <w:proofErr w:type="spellEnd"/>
          </w:p>
        </w:tc>
        <w:tc>
          <w:tcPr>
            <w:tcW w:w="3005" w:type="dxa"/>
          </w:tcPr>
          <w:p w14:paraId="53212AFF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  <w:proofErr w:type="spellStart"/>
            <w:r w:rsidRPr="003E174F">
              <w:rPr>
                <w:lang w:val="hu-HU"/>
              </w:rPr>
              <w:t>DateTime</w:t>
            </w:r>
            <w:proofErr w:type="spellEnd"/>
          </w:p>
        </w:tc>
        <w:tc>
          <w:tcPr>
            <w:tcW w:w="3006" w:type="dxa"/>
          </w:tcPr>
          <w:p w14:paraId="3A7B4F1B" w14:textId="77777777" w:rsidR="006A7E41" w:rsidRPr="003E174F" w:rsidRDefault="006A7E41" w:rsidP="008F0D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hu-HU"/>
              </w:rPr>
            </w:pPr>
          </w:p>
        </w:tc>
      </w:tr>
    </w:tbl>
    <w:p w14:paraId="46375C7A" w14:textId="77777777" w:rsidR="006A7E41" w:rsidRPr="003E174F" w:rsidRDefault="006A7E41" w:rsidP="008F0D8C">
      <w:pPr>
        <w:spacing w:after="0"/>
        <w:rPr>
          <w:lang w:val="hu-HU"/>
        </w:rPr>
      </w:pPr>
    </w:p>
    <w:p w14:paraId="0F04E5DB" w14:textId="49F2B13D" w:rsidR="00A754C3" w:rsidRPr="003E174F" w:rsidRDefault="00A754C3" w:rsidP="008F0D8C">
      <w:pPr>
        <w:rPr>
          <w:lang w:val="hu-HU"/>
        </w:rPr>
      </w:pPr>
      <w:r w:rsidRPr="003E174F">
        <w:rPr>
          <w:lang w:val="hu-HU"/>
        </w:rPr>
        <w:t xml:space="preserve">Az objektummodell és az adatbázis közötti konverziót egy általunk készített </w:t>
      </w:r>
      <w:proofErr w:type="spellStart"/>
      <w:r w:rsidRPr="003E174F">
        <w:rPr>
          <w:lang w:val="hu-HU"/>
        </w:rPr>
        <w:t>DataManager</w:t>
      </w:r>
      <w:proofErr w:type="spellEnd"/>
      <w:r w:rsidRPr="003E174F">
        <w:rPr>
          <w:lang w:val="hu-HU"/>
        </w:rPr>
        <w:t xml:space="preserve"> osztály végzi.</w:t>
      </w:r>
    </w:p>
    <w:p w14:paraId="22639FDB" w14:textId="2182E741" w:rsidR="00A1036D" w:rsidRPr="003E174F" w:rsidRDefault="00A1036D" w:rsidP="008F0D8C">
      <w:pPr>
        <w:pStyle w:val="Heading2"/>
      </w:pPr>
      <w:bookmarkStart w:id="50" w:name="_Toc405370480"/>
      <w:r w:rsidRPr="003E174F">
        <w:t>GUI terv</w:t>
      </w:r>
      <w:bookmarkEnd w:id="50"/>
    </w:p>
    <w:p w14:paraId="0D190EDB" w14:textId="1ED43357" w:rsidR="00B418E6" w:rsidRPr="003E174F" w:rsidRDefault="001777B8" w:rsidP="008F0D8C">
      <w:pPr>
        <w:rPr>
          <w:lang w:val="hu-HU"/>
        </w:rPr>
      </w:pPr>
      <w:r w:rsidRPr="003E174F">
        <w:rPr>
          <w:lang w:val="hu-HU"/>
        </w:rPr>
        <w:t xml:space="preserve">A program tervezésekor az egyszerű felépítést tartottuk szem előtt. Ennek megfelelően a program érdemi működését egy egyszerű HTML alapú oldal látja el. A felhasználó egy egyszerű menüsor segítségével tud navigálni a funkciók között, a különböző szerkesztéshez, létrehozáshoz, módosításhoz tartozó funkciók használatához egy-egy </w:t>
      </w:r>
      <w:proofErr w:type="spellStart"/>
      <w:r w:rsidRPr="003E174F">
        <w:rPr>
          <w:lang w:val="hu-HU"/>
        </w:rPr>
        <w:t>popup</w:t>
      </w:r>
      <w:proofErr w:type="spellEnd"/>
      <w:r w:rsidRPr="003E174F">
        <w:rPr>
          <w:lang w:val="hu-HU"/>
        </w:rPr>
        <w:t xml:space="preserve"> ablakban t</w:t>
      </w:r>
      <w:r w:rsidR="00300CCE" w:rsidRPr="003E174F">
        <w:rPr>
          <w:lang w:val="hu-HU"/>
        </w:rPr>
        <w:t xml:space="preserve">alálható </w:t>
      </w:r>
      <w:proofErr w:type="spellStart"/>
      <w:r w:rsidR="00300CCE" w:rsidRPr="003E174F">
        <w:rPr>
          <w:lang w:val="hu-HU"/>
        </w:rPr>
        <w:t>formot</w:t>
      </w:r>
      <w:proofErr w:type="spellEnd"/>
      <w:r w:rsidR="00300CCE" w:rsidRPr="003E174F">
        <w:rPr>
          <w:lang w:val="hu-HU"/>
        </w:rPr>
        <w:t xml:space="preserve"> kell kitölteni. </w:t>
      </w:r>
      <w:r w:rsidRPr="003E174F">
        <w:rPr>
          <w:lang w:val="hu-HU"/>
        </w:rPr>
        <w:t>A grafikus felület részletes leírása a „Grafikus felületek” fejezetben található.</w:t>
      </w:r>
    </w:p>
    <w:p w14:paraId="4F61612A" w14:textId="77777777" w:rsidR="00F86A6A" w:rsidRPr="003E174F" w:rsidRDefault="00F86A6A" w:rsidP="00F86A6A">
      <w:pPr>
        <w:pStyle w:val="Heading1"/>
        <w:rPr>
          <w:lang w:val="hu-HU"/>
        </w:rPr>
      </w:pPr>
      <w:bookmarkStart w:id="51" w:name="_Toc405370481"/>
      <w:commentRangeStart w:id="52"/>
      <w:r w:rsidRPr="003E174F">
        <w:rPr>
          <w:lang w:val="hu-HU"/>
        </w:rPr>
        <w:t>Tesztelés</w:t>
      </w:r>
      <w:bookmarkEnd w:id="51"/>
    </w:p>
    <w:p w14:paraId="65D96B3C" w14:textId="43DF0E15" w:rsidR="00F86A6A" w:rsidRPr="003E174F" w:rsidRDefault="00F86A6A" w:rsidP="00F86A6A">
      <w:pPr>
        <w:rPr>
          <w:lang w:val="hu-HU"/>
        </w:rPr>
      </w:pPr>
      <w:r w:rsidRPr="003E174F">
        <w:rPr>
          <w:lang w:val="hu-HU"/>
        </w:rPr>
        <w:t>A grafikus felület megvalósítása előtt a rendszert egységtesztekkel és integrációs tesztekkel ellenőriztük. Nagy hangsúlyt fektettünk a POCO objektumok egységtesztelésére és a REST API integrációs tesztelésére. A teszek elkészítését azért tartottuk fontosnak, hogy a grafikus felület elkészítése előtt megbizonyosodjunk arról, hogy az elkészült funkciók az elvárásnak megfelelően működjenek.</w:t>
      </w:r>
      <w:r>
        <w:rPr>
          <w:lang w:val="hu-HU"/>
        </w:rPr>
        <w:t xml:space="preserve"> A REST </w:t>
      </w:r>
      <w:proofErr w:type="spellStart"/>
      <w:r>
        <w:rPr>
          <w:lang w:val="hu-HU"/>
        </w:rPr>
        <w:t>API-t</w:t>
      </w:r>
      <w:proofErr w:type="spellEnd"/>
      <w:r>
        <w:rPr>
          <w:lang w:val="hu-HU"/>
        </w:rPr>
        <w:t xml:space="preserve"> az Advanced REST </w:t>
      </w:r>
      <w:proofErr w:type="spellStart"/>
      <w:r>
        <w:rPr>
          <w:lang w:val="hu-HU"/>
        </w:rPr>
        <w:t>Client</w:t>
      </w:r>
      <w:proofErr w:type="spellEnd"/>
      <w:r>
        <w:rPr>
          <w:lang w:val="hu-HU"/>
        </w:rPr>
        <w:t xml:space="preserve"> </w:t>
      </w:r>
      <w:hyperlink w:anchor="_Hivatkozások" w:history="1">
        <w:r w:rsidRPr="00F86A6A">
          <w:rPr>
            <w:rStyle w:val="Hyperlink"/>
            <w:lang w:val="hu-HU"/>
          </w:rPr>
          <w:t>[4]</w:t>
        </w:r>
      </w:hyperlink>
      <w:r>
        <w:rPr>
          <w:lang w:val="hu-HU"/>
        </w:rPr>
        <w:t xml:space="preserve"> nevű </w:t>
      </w:r>
      <w:proofErr w:type="spellStart"/>
      <w:r>
        <w:rPr>
          <w:lang w:val="hu-HU"/>
        </w:rPr>
        <w:t>Google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Chrome-ba</w:t>
      </w:r>
      <w:proofErr w:type="spellEnd"/>
      <w:r>
        <w:rPr>
          <w:lang w:val="hu-HU"/>
        </w:rPr>
        <w:t xml:space="preserve"> telepíthető szoftverrel felhasználásával is teszteltük.</w:t>
      </w:r>
    </w:p>
    <w:commentRangeEnd w:id="52"/>
    <w:p w14:paraId="22772A1D" w14:textId="77777777" w:rsidR="001C5047" w:rsidRDefault="00F62308" w:rsidP="00F86A6A">
      <w:pPr>
        <w:rPr>
          <w:lang w:val="hu-HU"/>
        </w:rPr>
      </w:pPr>
      <w:r>
        <w:rPr>
          <w:rStyle w:val="CommentReference"/>
        </w:rPr>
        <w:commentReference w:id="52"/>
      </w:r>
    </w:p>
    <w:p w14:paraId="57BB1935" w14:textId="77777777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15B41FFE" w14:textId="7E0F9EFD" w:rsidR="00A1036D" w:rsidRPr="001C5047" w:rsidRDefault="00A1036D" w:rsidP="001C5047">
      <w:pPr>
        <w:pStyle w:val="Heading1"/>
        <w:rPr>
          <w:lang w:val="hu-HU"/>
        </w:rPr>
      </w:pPr>
      <w:bookmarkStart w:id="53" w:name="_Toc405370482"/>
      <w:r w:rsidRPr="003E174F">
        <w:rPr>
          <w:lang w:val="hu-HU"/>
        </w:rPr>
        <w:lastRenderedPageBreak/>
        <w:t>A program készítése során felhasznált eszközök</w:t>
      </w:r>
      <w:bookmarkEnd w:id="53"/>
    </w:p>
    <w:p w14:paraId="1A4FD2EB" w14:textId="4EB1B647" w:rsidR="009F6D7C" w:rsidRPr="003E174F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commentRangeStart w:id="54"/>
      <w:r w:rsidRPr="003E174F">
        <w:t xml:space="preserve">Microsoft Visual </w:t>
      </w:r>
      <w:proofErr w:type="spellStart"/>
      <w:r w:rsidRPr="003E174F">
        <w:t>Studio</w:t>
      </w:r>
      <w:proofErr w:type="spellEnd"/>
      <w:r w:rsidRPr="003E174F">
        <w:t xml:space="preserve"> 2013</w:t>
      </w:r>
      <w:r w:rsidR="001C5047">
        <w:t xml:space="preserve"> [5]</w:t>
      </w:r>
    </w:p>
    <w:p w14:paraId="5C785580" w14:textId="397A4A9B" w:rsidR="009F6D7C" w:rsidRPr="003E174F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3E174F">
        <w:t>Felhasználás: fejlesztőkörnyezet</w:t>
      </w:r>
    </w:p>
    <w:p w14:paraId="15B0C4CB" w14:textId="37E1D359" w:rsidR="009F6D7C" w:rsidRPr="003E174F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3E174F">
        <w:t xml:space="preserve">Microsoft </w:t>
      </w:r>
      <w:proofErr w:type="spellStart"/>
      <w:r w:rsidRPr="003E174F">
        <w:t>Azure</w:t>
      </w:r>
      <w:proofErr w:type="spellEnd"/>
      <w:r w:rsidRPr="003E174F">
        <w:t xml:space="preserve"> </w:t>
      </w:r>
      <w:proofErr w:type="spellStart"/>
      <w:r w:rsidRPr="003E174F">
        <w:t>Table</w:t>
      </w:r>
      <w:proofErr w:type="spellEnd"/>
      <w:r w:rsidRPr="003E174F">
        <w:t xml:space="preserve"> Storage</w:t>
      </w:r>
      <w:r w:rsidR="001C5047">
        <w:t xml:space="preserve"> [1]</w:t>
      </w:r>
    </w:p>
    <w:p w14:paraId="6C636B9F" w14:textId="306AE4F8" w:rsidR="00DC0F06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3E174F">
        <w:t>Felhasználás: adatbázis-kezelő rendszer</w:t>
      </w:r>
    </w:p>
    <w:p w14:paraId="2B51C417" w14:textId="7293230E" w:rsidR="00DC0F06" w:rsidRDefault="00DC0F06" w:rsidP="004F1BFC">
      <w:pPr>
        <w:pStyle w:val="ListParagraph"/>
        <w:numPr>
          <w:ilvl w:val="0"/>
          <w:numId w:val="11"/>
        </w:numPr>
        <w:spacing w:line="360" w:lineRule="auto"/>
      </w:pPr>
      <w:r>
        <w:t xml:space="preserve">Advanced REST </w:t>
      </w:r>
      <w:proofErr w:type="spellStart"/>
      <w:r>
        <w:t>Client</w:t>
      </w:r>
      <w:proofErr w:type="spellEnd"/>
      <w:r>
        <w:t xml:space="preserve"> [4]</w:t>
      </w:r>
      <w:commentRangeEnd w:id="54"/>
      <w:r w:rsidR="00F62308">
        <w:rPr>
          <w:rStyle w:val="CommentReference"/>
          <w:lang w:val="en-GB"/>
        </w:rPr>
        <w:commentReference w:id="54"/>
      </w:r>
    </w:p>
    <w:p w14:paraId="434EA6ED" w14:textId="3B6697C8" w:rsidR="00DC0F06" w:rsidRPr="003E174F" w:rsidRDefault="00DC0F06" w:rsidP="004F1BFC">
      <w:pPr>
        <w:pStyle w:val="ListParagraph"/>
        <w:numPr>
          <w:ilvl w:val="1"/>
          <w:numId w:val="11"/>
        </w:numPr>
        <w:spacing w:line="360" w:lineRule="auto"/>
      </w:pPr>
      <w:commentRangeStart w:id="55"/>
      <w:r>
        <w:t>REST hívások tesztelése</w:t>
      </w:r>
      <w:commentRangeEnd w:id="55"/>
      <w:r w:rsidR="00F62308">
        <w:rPr>
          <w:rStyle w:val="CommentReference"/>
          <w:lang w:val="en-GB"/>
        </w:rPr>
        <w:commentReference w:id="55"/>
      </w:r>
    </w:p>
    <w:p w14:paraId="59693A34" w14:textId="5FF13A61" w:rsidR="009F6D7C" w:rsidRPr="003E174F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commentRangeStart w:id="56"/>
      <w:r w:rsidRPr="003E174F">
        <w:t>Microsoft Visio</w:t>
      </w:r>
    </w:p>
    <w:p w14:paraId="6E391298" w14:textId="2DC232D5" w:rsidR="009F6D7C" w:rsidRPr="003E174F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3E174F">
        <w:t>Felhasználás: ábrák előállítása</w:t>
      </w:r>
    </w:p>
    <w:p w14:paraId="64B924B5" w14:textId="2C7BAE2F" w:rsidR="009F6D7C" w:rsidRPr="003E174F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r w:rsidRPr="003E174F">
        <w:t>Microsoft Word</w:t>
      </w:r>
    </w:p>
    <w:p w14:paraId="1105F459" w14:textId="5EBFB29D" w:rsidR="009F6D7C" w:rsidRPr="003E174F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3E174F">
        <w:t>Felhasználás: dokumentáció elkészítése</w:t>
      </w:r>
      <w:commentRangeEnd w:id="56"/>
      <w:r w:rsidR="00F62308">
        <w:rPr>
          <w:rStyle w:val="CommentReference"/>
          <w:lang w:val="en-GB"/>
        </w:rPr>
        <w:commentReference w:id="56"/>
      </w:r>
    </w:p>
    <w:p w14:paraId="5A7BE9A8" w14:textId="40E4EFD6" w:rsidR="009F6D7C" w:rsidRPr="003E174F" w:rsidRDefault="009F6D7C" w:rsidP="004F1BFC">
      <w:pPr>
        <w:pStyle w:val="ListParagraph"/>
        <w:numPr>
          <w:ilvl w:val="0"/>
          <w:numId w:val="11"/>
        </w:numPr>
        <w:spacing w:line="360" w:lineRule="auto"/>
        <w:ind w:hanging="357"/>
      </w:pPr>
      <w:proofErr w:type="spellStart"/>
      <w:r w:rsidRPr="003E174F">
        <w:t>GitHub</w:t>
      </w:r>
      <w:proofErr w:type="spellEnd"/>
    </w:p>
    <w:p w14:paraId="33D30148" w14:textId="5656BA25" w:rsidR="009F6D7C" w:rsidRDefault="009F6D7C" w:rsidP="004F1BFC">
      <w:pPr>
        <w:pStyle w:val="ListParagraph"/>
        <w:numPr>
          <w:ilvl w:val="1"/>
          <w:numId w:val="11"/>
        </w:numPr>
        <w:spacing w:line="360" w:lineRule="auto"/>
        <w:ind w:hanging="357"/>
      </w:pPr>
      <w:r w:rsidRPr="003E174F">
        <w:t>Felhasználás: verziókezelés, csapatmunka támogatása</w:t>
      </w:r>
    </w:p>
    <w:p w14:paraId="5E1FB565" w14:textId="017EC986" w:rsidR="00926434" w:rsidRPr="00926434" w:rsidRDefault="001C5047" w:rsidP="001C5047">
      <w:pPr>
        <w:spacing w:line="259" w:lineRule="auto"/>
        <w:jc w:val="left"/>
      </w:pPr>
      <w:r>
        <w:br w:type="page"/>
      </w:r>
    </w:p>
    <w:p w14:paraId="3A3C2060" w14:textId="7B43103A" w:rsidR="00A1036D" w:rsidRPr="003E174F" w:rsidRDefault="00A1036D" w:rsidP="008F0D8C">
      <w:pPr>
        <w:pStyle w:val="Heading1"/>
        <w:rPr>
          <w:lang w:val="hu-HU"/>
        </w:rPr>
      </w:pPr>
      <w:bookmarkStart w:id="57" w:name="_Toc405370483"/>
      <w:commentRangeStart w:id="58"/>
      <w:r w:rsidRPr="003E174F">
        <w:rPr>
          <w:lang w:val="hu-HU"/>
        </w:rPr>
        <w:lastRenderedPageBreak/>
        <w:t>Összefoglalás</w:t>
      </w:r>
      <w:bookmarkEnd w:id="57"/>
    </w:p>
    <w:p w14:paraId="3B98B195" w14:textId="6BF7CB6A" w:rsidR="00287712" w:rsidRPr="003E174F" w:rsidRDefault="00287712" w:rsidP="008F0D8C">
      <w:pPr>
        <w:rPr>
          <w:lang w:val="hu-HU"/>
        </w:rPr>
      </w:pPr>
      <w:r w:rsidRPr="003E174F">
        <w:rPr>
          <w:lang w:val="hu-HU"/>
        </w:rPr>
        <w:t xml:space="preserve">Munkánk során megterveztük, implementáltuk illetve dokumentáltuk a </w:t>
      </w:r>
      <w:proofErr w:type="spellStart"/>
      <w:r w:rsidRPr="003E174F">
        <w:rPr>
          <w:lang w:val="hu-HU"/>
        </w:rPr>
        <w:t>Nominate</w:t>
      </w:r>
      <w:proofErr w:type="spellEnd"/>
      <w:r w:rsidRPr="003E174F">
        <w:rPr>
          <w:lang w:val="hu-HU"/>
        </w:rPr>
        <w:t xml:space="preserve"> and </w:t>
      </w:r>
      <w:proofErr w:type="spellStart"/>
      <w:r w:rsidRPr="003E174F">
        <w:rPr>
          <w:lang w:val="hu-HU"/>
        </w:rPr>
        <w:t>Vote</w:t>
      </w:r>
      <w:proofErr w:type="spellEnd"/>
      <w:r w:rsidRPr="003E174F">
        <w:rPr>
          <w:lang w:val="hu-HU"/>
        </w:rPr>
        <w:t xml:space="preserve"> nevű szavazó-jelölő rendszert. Az elkészített alkalmazás segítségével szavazások írhatók ki, amikre </w:t>
      </w:r>
      <w:proofErr w:type="gramStart"/>
      <w:r w:rsidRPr="003E174F">
        <w:rPr>
          <w:lang w:val="hu-HU"/>
        </w:rPr>
        <w:t>a</w:t>
      </w:r>
      <w:proofErr w:type="gramEnd"/>
      <w:r w:rsidRPr="003E174F">
        <w:rPr>
          <w:lang w:val="hu-HU"/>
        </w:rPr>
        <w:t xml:space="preserve"> elhasználók tudnak jelölni filmeket és sorozatokat. A jelölési szakasz lezárulása után a felhasználók szavazni tudnak az adott jelölés-szavazás jelöltjeire, majd a szavazási időszak lezárása után megnézhetik az eredményeket.</w:t>
      </w:r>
    </w:p>
    <w:p w14:paraId="40C1F599" w14:textId="549526ED" w:rsidR="00287712" w:rsidRPr="003E174F" w:rsidRDefault="009B3F41" w:rsidP="008F0D8C">
      <w:pPr>
        <w:rPr>
          <w:lang w:val="hu-HU"/>
        </w:rPr>
      </w:pPr>
      <w:r w:rsidRPr="003E174F">
        <w:rPr>
          <w:lang w:val="hu-HU"/>
        </w:rPr>
        <w:t xml:space="preserve">A megvalósítás a következő rétegeket használja: adatbázis réteg, üzleti logikai réteg, REST Service és felhasználói felület. Az alkalmazás az adatokat a Microsoft </w:t>
      </w:r>
      <w:proofErr w:type="spellStart"/>
      <w:r w:rsidRPr="003E174F">
        <w:rPr>
          <w:lang w:val="hu-HU"/>
        </w:rPr>
        <w:t>Azure</w:t>
      </w:r>
      <w:proofErr w:type="spellEnd"/>
      <w:r w:rsidRPr="003E174F">
        <w:rPr>
          <w:lang w:val="hu-HU"/>
        </w:rPr>
        <w:t xml:space="preserve"> </w:t>
      </w:r>
      <w:proofErr w:type="spellStart"/>
      <w:r w:rsidRPr="003E174F">
        <w:rPr>
          <w:lang w:val="hu-HU"/>
        </w:rPr>
        <w:t>Table</w:t>
      </w:r>
      <w:proofErr w:type="spellEnd"/>
      <w:r w:rsidRPr="003E174F">
        <w:rPr>
          <w:lang w:val="hu-HU"/>
        </w:rPr>
        <w:t xml:space="preserve"> Storage-ában tárolja. A grafikus megjelenítést egy HTML 5 alapú webes felülettel oldottuk meg. Az alkalmazás biztosítja, hogy a jelölés-szavazási procedúra végigvihető legyen a jelölés-szavazás kiírásától az eredmény kihirdetéséig. A szoftver biztosítja, hogy az adminisztrátori teendők egyszerűen és könnyedén elláthatóak legyenek. A program </w:t>
      </w:r>
      <w:proofErr w:type="spellStart"/>
      <w:r w:rsidRPr="003E174F">
        <w:rPr>
          <w:lang w:val="hu-HU"/>
        </w:rPr>
        <w:t>Facebook</w:t>
      </w:r>
      <w:proofErr w:type="spellEnd"/>
      <w:r w:rsidRPr="003E174F">
        <w:rPr>
          <w:lang w:val="hu-HU"/>
        </w:rPr>
        <w:t xml:space="preserve"> fiókos hitelesítést tesz lehetővé. A rendszer belső működése különböző egységtesztekkel és integrációs tesztekkel ellenőrzött.</w:t>
      </w:r>
    </w:p>
    <w:p w14:paraId="6E097F7D" w14:textId="7D6CC13D" w:rsidR="00926434" w:rsidRDefault="00287712" w:rsidP="008F0D8C">
      <w:pPr>
        <w:rPr>
          <w:lang w:val="hu-HU"/>
        </w:rPr>
      </w:pPr>
      <w:r w:rsidRPr="003E174F">
        <w:rPr>
          <w:lang w:val="hu-HU"/>
        </w:rPr>
        <w:t>Munkánk során részletes terveket készítettünk – részük jelen dokumentum tartalmát képezik – és jelentős mennyiségű implementációs munkát is végeztünk. Ennek eredményeképpen egy jól működő és megbízható alkalmazást készítettünk el, amely az elvárt alapvető igényeknek megfelel, feladatát képes ellátni.</w:t>
      </w:r>
      <w:commentRangeEnd w:id="58"/>
      <w:r w:rsidR="00F62308">
        <w:rPr>
          <w:rStyle w:val="CommentReference"/>
        </w:rPr>
        <w:commentReference w:id="58"/>
      </w:r>
    </w:p>
    <w:p w14:paraId="2011FA32" w14:textId="6CB80224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7515861D" w14:textId="71E7D4DE" w:rsidR="001C5047" w:rsidRDefault="001C5047" w:rsidP="001C5047">
      <w:pPr>
        <w:pStyle w:val="Heading1"/>
        <w:rPr>
          <w:lang w:val="hu-HU"/>
        </w:rPr>
      </w:pPr>
      <w:bookmarkStart w:id="59" w:name="_Toc405370484"/>
      <w:commentRangeStart w:id="60"/>
      <w:r>
        <w:rPr>
          <w:lang w:val="hu-HU"/>
        </w:rPr>
        <w:lastRenderedPageBreak/>
        <w:t>Továbbfejlesztési lehetőségek</w:t>
      </w:r>
      <w:bookmarkEnd w:id="59"/>
    </w:p>
    <w:p w14:paraId="26D8E97E" w14:textId="77777777" w:rsidR="001C5047" w:rsidRDefault="001C504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  <w:commentRangeEnd w:id="60"/>
      <w:r w:rsidR="00F62308">
        <w:rPr>
          <w:rStyle w:val="CommentReference"/>
        </w:rPr>
        <w:commentReference w:id="60"/>
      </w:r>
    </w:p>
    <w:p w14:paraId="3EB1D050" w14:textId="5ADB36FA" w:rsidR="00936792" w:rsidRPr="00936792" w:rsidRDefault="00926434" w:rsidP="00936792">
      <w:pPr>
        <w:pStyle w:val="Heading1"/>
        <w:rPr>
          <w:lang w:val="hu-HU"/>
        </w:rPr>
      </w:pPr>
      <w:bookmarkStart w:id="61" w:name="_Hivatkozások"/>
      <w:bookmarkStart w:id="62" w:name="_Toc405370485"/>
      <w:bookmarkEnd w:id="61"/>
      <w:commentRangeStart w:id="63"/>
      <w:r w:rsidRPr="00926434">
        <w:rPr>
          <w:lang w:val="hu-HU"/>
        </w:rPr>
        <w:lastRenderedPageBreak/>
        <w:t>Hivatkozások</w:t>
      </w:r>
      <w:bookmarkEnd w:id="62"/>
      <w:commentRangeEnd w:id="63"/>
      <w:r w:rsidR="002928D5">
        <w:rPr>
          <w:rStyle w:val="CommentReference"/>
          <w:rFonts w:asciiTheme="minorHAnsi" w:eastAsiaTheme="minorHAnsi" w:hAnsiTheme="minorHAnsi" w:cstheme="minorBidi"/>
          <w:color w:val="auto"/>
        </w:rPr>
        <w:commentReference w:id="63"/>
      </w:r>
    </w:p>
    <w:sdt>
      <w:sdtPr>
        <w:id w:val="-573587230"/>
        <w:bibliography/>
      </w:sdtPr>
      <w:sdtEndPr/>
      <w:sdtContent>
        <w:p w14:paraId="391CF468" w14:textId="1771A5DE" w:rsidR="00936792" w:rsidRPr="00936792" w:rsidRDefault="00641ACE" w:rsidP="00CF2F89">
          <w:r>
            <w:rPr>
              <w:lang w:val="hu-HU"/>
            </w:rPr>
            <w:t xml:space="preserve">[1] </w:t>
          </w:r>
          <w:r w:rsidR="00594C5A">
            <w:rPr>
              <w:lang w:val="hu-HU"/>
            </w:rPr>
            <w:tab/>
          </w:r>
          <w:r w:rsidR="00C27B18">
            <w:rPr>
              <w:lang w:val="hu-HU"/>
            </w:rPr>
            <w:t xml:space="preserve">  </w:t>
          </w:r>
          <w:r w:rsidR="00936792">
            <w:rPr>
              <w:lang w:val="hu-HU"/>
            </w:rPr>
            <w:t xml:space="preserve">Microsoft </w:t>
          </w:r>
          <w:proofErr w:type="spellStart"/>
          <w:r w:rsidR="00936792">
            <w:rPr>
              <w:lang w:val="hu-HU"/>
            </w:rPr>
            <w:t>Azure</w:t>
          </w:r>
          <w:proofErr w:type="spellEnd"/>
        </w:p>
        <w:p w14:paraId="26D91B91" w14:textId="30D50C6D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6" w:history="1">
            <w:r w:rsidR="00936792" w:rsidRPr="00A73446">
              <w:rPr>
                <w:rStyle w:val="Hyperlink"/>
                <w:lang w:val="hu-HU"/>
              </w:rPr>
              <w:t>h</w:t>
            </w:r>
            <w:r w:rsidR="00A73446" w:rsidRPr="00A73446">
              <w:rPr>
                <w:rStyle w:val="Hyperlink"/>
                <w:lang w:val="hu-HU"/>
              </w:rPr>
              <w:t>ttp://azure.microsoft.com/hu-hu/</w:t>
            </w:r>
          </w:hyperlink>
          <w:bookmarkStart w:id="64" w:name="_GoBack"/>
          <w:bookmarkEnd w:id="64"/>
        </w:p>
        <w:p w14:paraId="72033EB9" w14:textId="26A73E8B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[2]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Microsoft </w:t>
          </w:r>
          <w:proofErr w:type="spellStart"/>
          <w:r w:rsidR="00936792">
            <w:rPr>
              <w:lang w:val="hu-HU"/>
            </w:rPr>
            <w:t>Azure</w:t>
          </w:r>
          <w:proofErr w:type="spellEnd"/>
          <w:r w:rsidR="00936792">
            <w:rPr>
              <w:lang w:val="hu-HU"/>
            </w:rPr>
            <w:t xml:space="preserve"> </w:t>
          </w:r>
          <w:proofErr w:type="spellStart"/>
          <w:r w:rsidR="00936792">
            <w:rPr>
              <w:lang w:val="hu-HU"/>
            </w:rPr>
            <w:t>Table</w:t>
          </w:r>
          <w:proofErr w:type="spellEnd"/>
          <w:r w:rsidR="00936792">
            <w:rPr>
              <w:lang w:val="hu-HU"/>
            </w:rPr>
            <w:t xml:space="preserve"> Storage</w:t>
          </w:r>
        </w:p>
        <w:p w14:paraId="4B8F27CF" w14:textId="5E2E5B70" w:rsidR="00594C5A" w:rsidRDefault="00594C5A" w:rsidP="00594C5A">
          <w:pPr>
            <w:tabs>
              <w:tab w:val="left" w:pos="851"/>
            </w:tabs>
            <w:spacing w:after="0"/>
            <w:rPr>
              <w:lang w:val="hu-HU"/>
            </w:rPr>
          </w:pPr>
          <w:r>
            <w:rPr>
              <w:lang w:val="hu-HU"/>
            </w:rPr>
            <w:tab/>
          </w:r>
          <w:hyperlink r:id="rId27" w:history="1">
            <w:r w:rsidRPr="00880B84">
              <w:rPr>
                <w:rStyle w:val="Hyperlink"/>
                <w:lang w:val="hu-HU"/>
              </w:rPr>
              <w:t>http://azure.microsoft.com/en-us/documentation/articles/storage-dotnet-how-to-use-</w:t>
            </w:r>
          </w:hyperlink>
        </w:p>
        <w:p w14:paraId="018A3021" w14:textId="7E04EFD9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8" w:history="1">
            <w:proofErr w:type="spellStart"/>
            <w:r w:rsidR="00936792" w:rsidRPr="00594C5A">
              <w:rPr>
                <w:rStyle w:val="Hyperlink"/>
                <w:lang w:val="hu-HU"/>
              </w:rPr>
              <w:t>tables</w:t>
            </w:r>
            <w:proofErr w:type="spellEnd"/>
            <w:r w:rsidR="00936792" w:rsidRPr="00594C5A">
              <w:rPr>
                <w:rStyle w:val="Hyperlink"/>
                <w:lang w:val="hu-HU"/>
              </w:rPr>
              <w:t>/</w:t>
            </w:r>
          </w:hyperlink>
        </w:p>
        <w:p w14:paraId="2D650B46" w14:textId="0A033BA2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commentRangeStart w:id="65"/>
          <w:r>
            <w:rPr>
              <w:lang w:val="hu-HU"/>
            </w:rPr>
            <w:t xml:space="preserve">[3]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REST API </w:t>
          </w:r>
          <w:proofErr w:type="spellStart"/>
          <w:r w:rsidR="00936792">
            <w:rPr>
              <w:lang w:val="hu-HU"/>
            </w:rPr>
            <w:t>with</w:t>
          </w:r>
          <w:proofErr w:type="spellEnd"/>
          <w:r w:rsidR="00936792">
            <w:rPr>
              <w:lang w:val="hu-HU"/>
            </w:rPr>
            <w:t xml:space="preserve"> MVC4 </w:t>
          </w:r>
          <w:proofErr w:type="spellStart"/>
          <w:r w:rsidR="00936792">
            <w:rPr>
              <w:lang w:val="hu-HU"/>
            </w:rPr>
            <w:t>tutorial</w:t>
          </w:r>
          <w:proofErr w:type="spellEnd"/>
        </w:p>
        <w:p w14:paraId="186E597F" w14:textId="0537D473" w:rsidR="00936792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29" w:history="1">
            <w:r w:rsidR="00936792" w:rsidRPr="00A73446">
              <w:rPr>
                <w:rStyle w:val="Hyperlink"/>
                <w:lang w:val="hu-HU"/>
              </w:rPr>
              <w:t>http://tech.pro/tutorial/1285/building-rest-api-with-mvc-4-web-api-part-1</w:t>
            </w:r>
            <w:r w:rsidR="00A73446" w:rsidRPr="00A73446">
              <w:rPr>
                <w:rStyle w:val="Hyperlink"/>
                <w:lang w:val="hu-HU"/>
              </w:rPr>
              <w:t>/</w:t>
            </w:r>
          </w:hyperlink>
          <w:commentRangeEnd w:id="65"/>
          <w:r w:rsidR="00AE773E">
            <w:rPr>
              <w:rStyle w:val="CommentReference"/>
            </w:rPr>
            <w:commentReference w:id="65"/>
          </w:r>
        </w:p>
        <w:p w14:paraId="5C6C0CAD" w14:textId="3A26BCE5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[4]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Advanced REST </w:t>
          </w:r>
          <w:proofErr w:type="spellStart"/>
          <w:r w:rsidR="00936792">
            <w:rPr>
              <w:lang w:val="hu-HU"/>
            </w:rPr>
            <w:t>Client</w:t>
          </w:r>
          <w:proofErr w:type="spellEnd"/>
        </w:p>
        <w:p w14:paraId="6AEA20B2" w14:textId="77777777" w:rsidR="00594C5A" w:rsidRDefault="00594C5A" w:rsidP="00594C5A">
          <w:pPr>
            <w:tabs>
              <w:tab w:val="left" w:pos="851"/>
            </w:tabs>
            <w:spacing w:after="0"/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30" w:history="1">
            <w:r w:rsidRPr="00880B84">
              <w:rPr>
                <w:rStyle w:val="Hyperlink"/>
                <w:lang w:val="hu-HU"/>
              </w:rPr>
              <w:t>https://chrome.google.com/webstore/detail/advanced-rest-</w:t>
            </w:r>
          </w:hyperlink>
        </w:p>
        <w:p w14:paraId="382F3F7F" w14:textId="060FDE40" w:rsidR="00936792" w:rsidRDefault="00594C5A" w:rsidP="00594C5A">
          <w:pPr>
            <w:tabs>
              <w:tab w:val="left" w:pos="851"/>
            </w:tabs>
            <w:ind w:left="720"/>
            <w:rPr>
              <w:lang w:val="hu-HU"/>
            </w:rPr>
          </w:pPr>
          <w:r>
            <w:rPr>
              <w:lang w:val="hu-HU"/>
            </w:rPr>
            <w:tab/>
          </w:r>
          <w:hyperlink r:id="rId31" w:history="1">
            <w:proofErr w:type="spellStart"/>
            <w:r w:rsidR="00936792" w:rsidRPr="00594C5A">
              <w:rPr>
                <w:rStyle w:val="Hyperlink"/>
                <w:lang w:val="hu-HU"/>
              </w:rPr>
              <w:t>client</w:t>
            </w:r>
            <w:proofErr w:type="spellEnd"/>
            <w:r w:rsidR="00936792" w:rsidRPr="00594C5A">
              <w:rPr>
                <w:rStyle w:val="Hyperlink"/>
                <w:lang w:val="hu-HU"/>
              </w:rPr>
              <w:t>/</w:t>
            </w:r>
            <w:proofErr w:type="spellStart"/>
            <w:r w:rsidR="00936792" w:rsidRPr="00594C5A">
              <w:rPr>
                <w:rStyle w:val="Hyperlink"/>
                <w:lang w:val="hu-HU"/>
              </w:rPr>
              <w:t>hgmloofddffdnphfgcellkdfbfbjeloo</w:t>
            </w:r>
            <w:proofErr w:type="spellEnd"/>
          </w:hyperlink>
        </w:p>
        <w:p w14:paraId="07A3C9DA" w14:textId="38534566" w:rsidR="00936792" w:rsidRDefault="00641ACE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 xml:space="preserve">[5] </w:t>
          </w:r>
          <w:r w:rsidR="00594C5A">
            <w:rPr>
              <w:lang w:val="hu-HU"/>
            </w:rPr>
            <w:tab/>
          </w:r>
          <w:r w:rsidR="00936792">
            <w:rPr>
              <w:lang w:val="hu-HU"/>
            </w:rPr>
            <w:t xml:space="preserve">Visual </w:t>
          </w:r>
          <w:proofErr w:type="spellStart"/>
          <w:r w:rsidR="00936792">
            <w:rPr>
              <w:lang w:val="hu-HU"/>
            </w:rPr>
            <w:t>Studio</w:t>
          </w:r>
          <w:proofErr w:type="spellEnd"/>
          <w:r w:rsidR="001C5047">
            <w:rPr>
              <w:lang w:val="hu-HU"/>
            </w:rPr>
            <w:t xml:space="preserve"> 2013</w:t>
          </w:r>
        </w:p>
        <w:p w14:paraId="31835416" w14:textId="56707CFC" w:rsidR="00936792" w:rsidRPr="003E174F" w:rsidRDefault="00594C5A" w:rsidP="00594C5A">
          <w:pPr>
            <w:tabs>
              <w:tab w:val="left" w:pos="851"/>
            </w:tabs>
            <w:rPr>
              <w:lang w:val="hu-HU"/>
            </w:rPr>
          </w:pPr>
          <w:r>
            <w:rPr>
              <w:lang w:val="hu-HU"/>
            </w:rPr>
            <w:tab/>
          </w:r>
          <w:hyperlink r:id="rId32" w:history="1">
            <w:r w:rsidR="00A73446" w:rsidRPr="00A73446">
              <w:rPr>
                <w:rStyle w:val="Hyperlink"/>
                <w:lang w:val="hu-HU"/>
              </w:rPr>
              <w:t>http://www.visualstudio.com/</w:t>
            </w:r>
          </w:hyperlink>
        </w:p>
        <w:p w14:paraId="1EB5C539" w14:textId="5706AFD5" w:rsidR="00936792" w:rsidRDefault="00936792"/>
        <w:p w14:paraId="7B6FEA05" w14:textId="568106D9" w:rsidR="00936792" w:rsidRDefault="00AE773E" w:rsidP="008F0D8C"/>
      </w:sdtContent>
    </w:sdt>
    <w:sectPr w:rsidR="009367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Lajos Cseppentő" w:date="2014-12-03T11:45:00Z" w:initials="LC">
    <w:p w14:paraId="0FD69C66" w14:textId="351FEAC2" w:rsidR="00311762" w:rsidRDefault="00311762">
      <w:pPr>
        <w:pStyle w:val="CommentText"/>
      </w:pPr>
      <w:r>
        <w:rPr>
          <w:rStyle w:val="CommentReference"/>
        </w:rPr>
        <w:annotationRef/>
      </w:r>
      <w:proofErr w:type="spellStart"/>
      <w:r>
        <w:t>Tárgykód</w:t>
      </w:r>
      <w:proofErr w:type="spellEnd"/>
      <w:r>
        <w:t xml:space="preserve">, </w:t>
      </w:r>
      <w:proofErr w:type="spellStart"/>
      <w:r>
        <w:t>konzulens</w:t>
      </w:r>
      <w:proofErr w:type="spellEnd"/>
    </w:p>
  </w:comment>
  <w:comment w:id="1" w:author="Lajos Cseppentő" w:date="2014-12-03T11:45:00Z" w:initials="LC">
    <w:p w14:paraId="247DD54B" w14:textId="379D86FC" w:rsidR="00311762" w:rsidRDefault="00311762">
      <w:pPr>
        <w:pStyle w:val="CommentText"/>
      </w:pPr>
      <w:r>
        <w:rPr>
          <w:rStyle w:val="CommentReference"/>
        </w:rPr>
        <w:annotationRef/>
      </w:r>
      <w:proofErr w:type="spellStart"/>
      <w:r>
        <w:t>Valami</w:t>
      </w:r>
      <w:proofErr w:type="spellEnd"/>
      <w:r>
        <w:t xml:space="preserve"> job </w:t>
      </w:r>
      <w:proofErr w:type="spellStart"/>
      <w:r>
        <w:t>formázás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egész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ráférne</w:t>
      </w:r>
      <w:proofErr w:type="spellEnd"/>
    </w:p>
  </w:comment>
  <w:comment w:id="8" w:author="Lajos Cseppentő" w:date="2014-12-03T11:46:00Z" w:initials="LC">
    <w:p w14:paraId="0D9E0FE5" w14:textId="0C300811" w:rsidR="00F62308" w:rsidRDefault="00F62308">
      <w:pPr>
        <w:pStyle w:val="CommentText"/>
      </w:pPr>
      <w:r>
        <w:rPr>
          <w:rStyle w:val="CommentReference"/>
        </w:rPr>
        <w:annotationRef/>
      </w:r>
      <w:r>
        <w:t xml:space="preserve">Web role -&gt; Web Role, meg </w:t>
      </w:r>
      <w:proofErr w:type="spellStart"/>
      <w:r>
        <w:t>nézd</w:t>
      </w:r>
      <w:proofErr w:type="spellEnd"/>
      <w:r>
        <w:t xml:space="preserve"> meg </w:t>
      </w:r>
      <w:proofErr w:type="spellStart"/>
      <w:r>
        <w:t>hogy</w:t>
      </w:r>
      <w:proofErr w:type="spellEnd"/>
      <w:r>
        <w:t xml:space="preserve"> mi </w:t>
      </w:r>
      <w:proofErr w:type="spellStart"/>
      <w:r>
        <w:t>ez</w:t>
      </w:r>
      <w:proofErr w:type="spellEnd"/>
      <w:r>
        <w:t xml:space="preserve">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elég</w:t>
      </w:r>
      <w:proofErr w:type="spellEnd"/>
      <w:r>
        <w:t xml:space="preserve"> </w:t>
      </w:r>
      <w:proofErr w:type="spellStart"/>
      <w:r>
        <w:t>összecsapott</w:t>
      </w:r>
      <w:proofErr w:type="spellEnd"/>
      <w:r>
        <w:t xml:space="preserve"> a </w:t>
      </w:r>
      <w:proofErr w:type="spellStart"/>
      <w:r>
        <w:t>szöveg</w:t>
      </w:r>
      <w:proofErr w:type="spellEnd"/>
    </w:p>
  </w:comment>
  <w:comment w:id="9" w:author="Lajos Cseppentő" w:date="2014-12-03T11:46:00Z" w:initials="LC">
    <w:p w14:paraId="6A3EBB19" w14:textId="27A9D3D0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ábra</w:t>
      </w:r>
      <w:proofErr w:type="spellEnd"/>
      <w:r>
        <w:t xml:space="preserve"> </w:t>
      </w:r>
      <w:proofErr w:type="spellStart"/>
      <w:r>
        <w:t>nemigazán</w:t>
      </w:r>
      <w:proofErr w:type="spellEnd"/>
      <w:r>
        <w:t xml:space="preserve"> </w:t>
      </w:r>
      <w:proofErr w:type="spellStart"/>
      <w:r>
        <w:t>erről</w:t>
      </w:r>
      <w:proofErr w:type="spellEnd"/>
      <w:r>
        <w:t xml:space="preserve"> </w:t>
      </w:r>
      <w:proofErr w:type="spellStart"/>
      <w:r>
        <w:t>szól</w:t>
      </w:r>
      <w:proofErr w:type="spellEnd"/>
      <w:r>
        <w:t xml:space="preserve">!!! </w:t>
      </w:r>
      <w:proofErr w:type="spellStart"/>
      <w:r>
        <w:t>Rossz</w:t>
      </w:r>
      <w:proofErr w:type="spellEnd"/>
      <w:r>
        <w:t xml:space="preserve"> </w:t>
      </w:r>
      <w:proofErr w:type="spellStart"/>
      <w:r>
        <w:t>aláírás</w:t>
      </w:r>
      <w:proofErr w:type="spellEnd"/>
    </w:p>
  </w:comment>
  <w:comment w:id="11" w:author="Lajos Cseppentő" w:date="2014-12-03T11:47:00Z" w:initials="LC">
    <w:p w14:paraId="237DF2EF" w14:textId="18D45B04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</w:t>
      </w:r>
      <w:proofErr w:type="spellEnd"/>
      <w:r>
        <w:t xml:space="preserve"> </w:t>
      </w:r>
      <w:proofErr w:type="spellStart"/>
      <w:r>
        <w:t>komponens</w:t>
      </w:r>
      <w:proofErr w:type="spellEnd"/>
      <w:r>
        <w:t>???</w:t>
      </w:r>
    </w:p>
  </w:comment>
  <w:comment w:id="13" w:author="Lajos Cseppentő" w:date="2014-12-03T11:47:00Z" w:initials="LC">
    <w:p w14:paraId="25B46333" w14:textId="200AAF79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rStyle w:val="CommentReference"/>
        </w:rPr>
        <w:t>Ez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milyen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szó</w:t>
      </w:r>
      <w:proofErr w:type="spellEnd"/>
      <w:r>
        <w:rPr>
          <w:rStyle w:val="CommentReference"/>
        </w:rPr>
        <w:t>?</w:t>
      </w:r>
    </w:p>
  </w:comment>
  <w:comment w:id="14" w:author="Lajos Cseppentő" w:date="2014-12-03T11:47:00Z" w:initials="LC">
    <w:p w14:paraId="54FA7791" w14:textId="3902F2DF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Jó</w:t>
      </w:r>
      <w:proofErr w:type="spellEnd"/>
      <w:r>
        <w:t xml:space="preserve"> </w:t>
      </w:r>
      <w:proofErr w:type="spellStart"/>
      <w:r>
        <w:t>lenne</w:t>
      </w:r>
      <w:proofErr w:type="spellEnd"/>
      <w:r>
        <w:t xml:space="preserve"> ha </w:t>
      </w:r>
      <w:proofErr w:type="spellStart"/>
      <w:r>
        <w:t>valami</w:t>
      </w:r>
      <w:proofErr w:type="spellEnd"/>
      <w:r>
        <w:t xml:space="preserve"> </w:t>
      </w:r>
      <w:proofErr w:type="spellStart"/>
      <w:r>
        <w:t>értelme</w:t>
      </w:r>
      <w:proofErr w:type="spellEnd"/>
      <w:r>
        <w:t xml:space="preserve"> is </w:t>
      </w:r>
      <w:proofErr w:type="spellStart"/>
      <w:r>
        <w:t>lenne</w:t>
      </w:r>
      <w:proofErr w:type="spellEnd"/>
      <w:r>
        <w:t xml:space="preserve"> a </w:t>
      </w:r>
      <w:proofErr w:type="spellStart"/>
      <w:r>
        <w:t>szövegnek</w:t>
      </w:r>
      <w:proofErr w:type="spellEnd"/>
      <w:r>
        <w:t xml:space="preserve"> -.-</w:t>
      </w:r>
    </w:p>
  </w:comment>
  <w:comment w:id="15" w:author="Lajos Cseppentő" w:date="2014-12-03T11:47:00Z" w:initials="LC">
    <w:p w14:paraId="412C214A" w14:textId="2A47C53D" w:rsidR="00F62308" w:rsidRDefault="00F62308">
      <w:pPr>
        <w:pStyle w:val="CommentText"/>
      </w:pPr>
      <w:r>
        <w:rPr>
          <w:rStyle w:val="CommentReference"/>
        </w:rPr>
        <w:annotationRef/>
      </w:r>
      <w:r>
        <w:t xml:space="preserve">És </w:t>
      </w:r>
      <w:proofErr w:type="spellStart"/>
      <w:r>
        <w:t>nincs</w:t>
      </w:r>
      <w:proofErr w:type="spellEnd"/>
      <w:r>
        <w:t xml:space="preserve"> benne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miért</w:t>
      </w:r>
      <w:proofErr w:type="spellEnd"/>
      <w:r>
        <w:t xml:space="preserve"> azure. </w:t>
      </w:r>
      <w:proofErr w:type="spellStart"/>
      <w:r>
        <w:t>Még</w:t>
      </w:r>
      <w:proofErr w:type="spellEnd"/>
      <w:r>
        <w:t xml:space="preserve"> 1-2 </w:t>
      </w:r>
      <w:proofErr w:type="spellStart"/>
      <w:r>
        <w:t>erős</w:t>
      </w:r>
      <w:proofErr w:type="spellEnd"/>
      <w:r>
        <w:t xml:space="preserve"> </w:t>
      </w:r>
      <w:proofErr w:type="spellStart"/>
      <w:r>
        <w:t>érv</w:t>
      </w:r>
      <w:proofErr w:type="spellEnd"/>
      <w:r>
        <w:t xml:space="preserve"> </w:t>
      </w:r>
      <w:proofErr w:type="spellStart"/>
      <w:r>
        <w:t>kellene</w:t>
      </w:r>
      <w:proofErr w:type="spellEnd"/>
      <w:r>
        <w:t xml:space="preserve">. </w:t>
      </w:r>
      <w:proofErr w:type="spellStart"/>
      <w:r>
        <w:t>Egyébként</w:t>
      </w:r>
      <w:proofErr w:type="spellEnd"/>
      <w:r>
        <w:t xml:space="preserve"> </w:t>
      </w:r>
      <w:proofErr w:type="spellStart"/>
      <w:r>
        <w:t>azért</w:t>
      </w:r>
      <w:proofErr w:type="spellEnd"/>
      <w:r>
        <w:t xml:space="preserve"> azure </w:t>
      </w:r>
      <w:proofErr w:type="spellStart"/>
      <w:r>
        <w:t>mert</w:t>
      </w:r>
      <w:proofErr w:type="spellEnd"/>
      <w:r>
        <w:t xml:space="preserve"> job </w:t>
      </w:r>
      <w:proofErr w:type="spellStart"/>
      <w:r>
        <w:t>konstrukcióban</w:t>
      </w:r>
      <w:proofErr w:type="spellEnd"/>
      <w:r>
        <w:t xml:space="preserve"> volt </w:t>
      </w:r>
      <w:proofErr w:type="spellStart"/>
      <w:r>
        <w:t>ingyenes</w:t>
      </w:r>
      <w:proofErr w:type="spellEnd"/>
      <w:r>
        <w:t xml:space="preserve"> trial, mint </w:t>
      </w:r>
      <w:proofErr w:type="spellStart"/>
      <w:r>
        <w:t>az</w:t>
      </w:r>
      <w:proofErr w:type="spellEnd"/>
      <w:r>
        <w:t xml:space="preserve"> </w:t>
      </w:r>
      <w:proofErr w:type="spellStart"/>
      <w:r>
        <w:t>amazonnál</w:t>
      </w:r>
      <w:proofErr w:type="spellEnd"/>
      <w:r>
        <w:t xml:space="preserve"> –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számításos</w:t>
      </w:r>
      <w:proofErr w:type="spellEnd"/>
      <w:r>
        <w:t xml:space="preserve"> </w:t>
      </w:r>
      <w:proofErr w:type="spellStart"/>
      <w:r>
        <w:t>dolgokra</w:t>
      </w:r>
      <w:proofErr w:type="spellEnd"/>
      <w:r>
        <w:t xml:space="preserve"> is </w:t>
      </w:r>
      <w:proofErr w:type="spellStart"/>
      <w:r>
        <w:t>igaz</w:t>
      </w:r>
      <w:proofErr w:type="spellEnd"/>
      <w:r>
        <w:t>!</w:t>
      </w:r>
    </w:p>
  </w:comment>
  <w:comment w:id="16" w:author="Lajos Cseppentő" w:date="2014-12-03T11:48:00Z" w:initials="LC">
    <w:p w14:paraId="1E6691B3" w14:textId="33B3C0A3" w:rsidR="00F62308" w:rsidRDefault="00F62308">
      <w:pPr>
        <w:pStyle w:val="CommentText"/>
      </w:pPr>
      <w:r>
        <w:rPr>
          <w:rStyle w:val="CommentReference"/>
        </w:rPr>
        <w:annotationRef/>
      </w:r>
      <w:r>
        <w:t xml:space="preserve">? </w:t>
      </w:r>
      <w:proofErr w:type="spellStart"/>
      <w:proofErr w:type="gramStart"/>
      <w:r>
        <w:t>mivel</w:t>
      </w:r>
      <w:proofErr w:type="spellEnd"/>
      <w:proofErr w:type="gramEnd"/>
      <w:r>
        <w:t xml:space="preserve">? </w:t>
      </w:r>
      <w:proofErr w:type="spellStart"/>
      <w:r>
        <w:t>Jó</w:t>
      </w:r>
      <w:proofErr w:type="spellEnd"/>
      <w:r>
        <w:t xml:space="preserve"> </w:t>
      </w:r>
      <w:proofErr w:type="spellStart"/>
      <w:r>
        <w:t>lenne</w:t>
      </w:r>
      <w:proofErr w:type="spellEnd"/>
      <w:r>
        <w:t xml:space="preserve"> </w:t>
      </w:r>
      <w:proofErr w:type="spellStart"/>
      <w:proofErr w:type="gramStart"/>
      <w:r>
        <w:t>megeemlíteni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mondjuk</w:t>
      </w:r>
      <w:proofErr w:type="spellEnd"/>
      <w:r>
        <w:t xml:space="preserve"> </w:t>
      </w:r>
      <w:proofErr w:type="spellStart"/>
      <w:r>
        <w:t>csináltunk</w:t>
      </w:r>
      <w:proofErr w:type="spellEnd"/>
      <w:r>
        <w:t xml:space="preserve"> </w:t>
      </w:r>
      <w:proofErr w:type="spellStart"/>
      <w:r>
        <w:t>valami</w:t>
      </w:r>
      <w:proofErr w:type="spellEnd"/>
      <w:r>
        <w:t xml:space="preserve"> </w:t>
      </w:r>
      <w:proofErr w:type="spellStart"/>
      <w:r>
        <w:t>fasza</w:t>
      </w:r>
      <w:proofErr w:type="spellEnd"/>
      <w:r>
        <w:t xml:space="preserve"> </w:t>
      </w:r>
      <w:proofErr w:type="spellStart"/>
      <w:r>
        <w:t>dolgot</w:t>
      </w:r>
      <w:proofErr w:type="spellEnd"/>
    </w:p>
  </w:comment>
  <w:comment w:id="19" w:author="Lajos Cseppentő" w:date="2014-12-03T11:49:00Z" w:initials="LC">
    <w:p w14:paraId="11F204CF" w14:textId="39430426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Adatelérési</w:t>
      </w:r>
      <w:proofErr w:type="spellEnd"/>
      <w:r>
        <w:t xml:space="preserve"> </w:t>
      </w:r>
      <w:proofErr w:type="spellStart"/>
      <w:r>
        <w:t>réteg</w:t>
      </w:r>
      <w:proofErr w:type="spellEnd"/>
    </w:p>
  </w:comment>
  <w:comment w:id="20" w:author="Lajos Cseppentő" w:date="2014-12-03T11:49:00Z" w:initials="LC">
    <w:p w14:paraId="5B02E8CA" w14:textId="6C75BF0B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Lehetőleg</w:t>
      </w:r>
      <w:proofErr w:type="spellEnd"/>
      <w:r>
        <w:t xml:space="preserve"> </w:t>
      </w:r>
      <w:proofErr w:type="spellStart"/>
      <w:r>
        <w:t>kerüljük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szót</w:t>
      </w:r>
      <w:proofErr w:type="spellEnd"/>
      <w:r>
        <w:t xml:space="preserve">, </w:t>
      </w:r>
      <w:proofErr w:type="spellStart"/>
      <w:r>
        <w:t>mert</w:t>
      </w:r>
      <w:proofErr w:type="spellEnd"/>
      <w:r>
        <w:t xml:space="preserve"> </w:t>
      </w:r>
      <w:proofErr w:type="spellStart"/>
      <w:r>
        <w:t>nekünk</w:t>
      </w:r>
      <w:proofErr w:type="spellEnd"/>
      <w:r>
        <w:t xml:space="preserve"> </w:t>
      </w:r>
      <w:proofErr w:type="spellStart"/>
      <w:r>
        <w:t>olyan</w:t>
      </w:r>
      <w:proofErr w:type="spellEnd"/>
      <w:r>
        <w:t xml:space="preserve"> </w:t>
      </w:r>
      <w:proofErr w:type="spellStart"/>
      <w:r>
        <w:t>amúgy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is</w:t>
      </w:r>
    </w:p>
  </w:comment>
  <w:comment w:id="23" w:author="Lajos Cseppentő" w:date="2014-12-03T11:49:00Z" w:initials="LC">
    <w:p w14:paraId="7C2F0526" w14:textId="29C2F6C5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Ezt</w:t>
      </w:r>
      <w:proofErr w:type="spellEnd"/>
      <w:r>
        <w:t xml:space="preserve"> a </w:t>
      </w:r>
      <w:proofErr w:type="spellStart"/>
      <w:r>
        <w:t>fejezetet</w:t>
      </w:r>
      <w:proofErr w:type="spellEnd"/>
      <w:r>
        <w:t xml:space="preserve"> </w:t>
      </w:r>
      <w:proofErr w:type="spellStart"/>
      <w:r>
        <w:t>át</w:t>
      </w:r>
      <w:proofErr w:type="spellEnd"/>
      <w:r>
        <w:t xml:space="preserve"> </w:t>
      </w:r>
      <w:proofErr w:type="spellStart"/>
      <w:r>
        <w:t>kellene</w:t>
      </w:r>
      <w:proofErr w:type="spellEnd"/>
      <w:r>
        <w:t xml:space="preserve"> </w:t>
      </w:r>
      <w:proofErr w:type="spellStart"/>
      <w:r>
        <w:t>dolgozni</w:t>
      </w:r>
      <w:proofErr w:type="spellEnd"/>
      <w:r>
        <w:t xml:space="preserve"> (</w:t>
      </w:r>
      <w:proofErr w:type="spellStart"/>
      <w:r>
        <w:t>változott</w:t>
      </w:r>
      <w:proofErr w:type="spellEnd"/>
      <w:r>
        <w:t xml:space="preserve"> </w:t>
      </w:r>
      <w:proofErr w:type="spellStart"/>
      <w:r>
        <w:t>minimálisan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is, de </w:t>
      </w:r>
      <w:proofErr w:type="spellStart"/>
      <w:r>
        <w:t>nem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baj</w:t>
      </w:r>
      <w:proofErr w:type="spellEnd"/>
      <w:r>
        <w:t xml:space="preserve">, </w:t>
      </w:r>
      <w:proofErr w:type="spellStart"/>
      <w:r>
        <w:t>összeacsapott</w:t>
      </w:r>
      <w:proofErr w:type="spellEnd"/>
      <w:r>
        <w:t>)</w:t>
      </w:r>
    </w:p>
  </w:comment>
  <w:comment w:id="24" w:author="Lajos Cseppentő" w:date="2014-12-03T11:50:00Z" w:initials="LC">
    <w:p w14:paraId="47C1B0C0" w14:textId="4D9D1CFE" w:rsidR="00F62308" w:rsidRDefault="00F62308">
      <w:pPr>
        <w:pStyle w:val="CommentText"/>
      </w:pPr>
      <w:r>
        <w:rPr>
          <w:rStyle w:val="CommentReference"/>
        </w:rPr>
        <w:annotationRef/>
      </w:r>
      <w:r>
        <w:t xml:space="preserve">A </w:t>
      </w:r>
      <w:proofErr w:type="spellStart"/>
      <w:r>
        <w:t>fejezetben</w:t>
      </w:r>
      <w:proofErr w:type="spellEnd"/>
      <w:r>
        <w:t xml:space="preserve"> </w:t>
      </w:r>
      <w:proofErr w:type="spellStart"/>
      <w:r>
        <w:t>jó</w:t>
      </w:r>
      <w:proofErr w:type="spellEnd"/>
      <w:r>
        <w:t xml:space="preserve"> </w:t>
      </w:r>
      <w:proofErr w:type="spellStart"/>
      <w:r>
        <w:t>lenne</w:t>
      </w:r>
      <w:proofErr w:type="spellEnd"/>
      <w:r>
        <w:t xml:space="preserve"> </w:t>
      </w:r>
      <w:proofErr w:type="spellStart"/>
      <w:r>
        <w:t>részletezni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mennek</w:t>
      </w:r>
      <w:proofErr w:type="spellEnd"/>
      <w:r>
        <w:t xml:space="preserve"> (binding model) </w:t>
      </w:r>
      <w:proofErr w:type="spellStart"/>
      <w:r>
        <w:t>akkor</w:t>
      </w:r>
      <w:proofErr w:type="spellEnd"/>
      <w:r>
        <w:t xml:space="preserve"> </w:t>
      </w:r>
      <w:proofErr w:type="spellStart"/>
      <w:r>
        <w:t>azokban</w:t>
      </w:r>
      <w:proofErr w:type="spellEnd"/>
      <w:r>
        <w:t xml:space="preserve"> mi van (</w:t>
      </w:r>
      <w:proofErr w:type="spellStart"/>
      <w:r>
        <w:t>ez</w:t>
      </w:r>
      <w:proofErr w:type="spellEnd"/>
      <w:r>
        <w:t xml:space="preserve"> </w:t>
      </w:r>
      <w:proofErr w:type="spellStart"/>
      <w:r>
        <w:t>egyébként</w:t>
      </w:r>
      <w:proofErr w:type="spellEnd"/>
      <w:r>
        <w:t xml:space="preserve"> MVVM </w:t>
      </w:r>
      <w:proofErr w:type="spellStart"/>
      <w:r>
        <w:t>minta</w:t>
      </w:r>
      <w:proofErr w:type="spellEnd"/>
      <w:r>
        <w:t xml:space="preserve">, </w:t>
      </w:r>
      <w:proofErr w:type="spellStart"/>
      <w:r>
        <w:t>nézz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</w:t>
      </w:r>
      <w:proofErr w:type="spellStart"/>
      <w:r>
        <w:t>pontosan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 </w:t>
      </w:r>
      <w:proofErr w:type="spellStart"/>
      <w:r>
        <w:t>össze</w:t>
      </w:r>
      <w:proofErr w:type="spellEnd"/>
      <w:r>
        <w:t>)</w:t>
      </w:r>
    </w:p>
  </w:comment>
  <w:comment w:id="25" w:author="Lajos Cseppentő" w:date="2014-12-03T11:50:00Z" w:initials="LC">
    <w:p w14:paraId="3781A069" w14:textId="3D1C01CA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Állapotot</w:t>
      </w:r>
      <w:proofErr w:type="spellEnd"/>
      <w:r>
        <w:t xml:space="preserve"> </w:t>
      </w:r>
      <w:proofErr w:type="spellStart"/>
      <w:r>
        <w:t>jó</w:t>
      </w:r>
      <w:proofErr w:type="spellEnd"/>
      <w:r>
        <w:t xml:space="preserve"> </w:t>
      </w:r>
      <w:proofErr w:type="spellStart"/>
      <w:r>
        <w:t>lenne</w:t>
      </w:r>
      <w:proofErr w:type="spellEnd"/>
      <w:r>
        <w:t xml:space="preserve"> </w:t>
      </w:r>
      <w:proofErr w:type="spellStart"/>
      <w:r>
        <w:t>magyarul</w:t>
      </w:r>
      <w:proofErr w:type="spellEnd"/>
      <w:r>
        <w:t xml:space="preserve"> is </w:t>
      </w:r>
      <w:proofErr w:type="spellStart"/>
      <w:r>
        <w:t>leírni</w:t>
      </w:r>
      <w:proofErr w:type="spellEnd"/>
    </w:p>
  </w:comment>
  <w:comment w:id="26" w:author="Lajos Cseppentő" w:date="2014-12-03T11:51:00Z" w:initials="LC">
    <w:p w14:paraId="1F6E1238" w14:textId="5F01079F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Azt</w:t>
      </w:r>
      <w:proofErr w:type="spellEnd"/>
      <w:r>
        <w:t xml:space="preserve"> se </w:t>
      </w:r>
      <w:proofErr w:type="spellStart"/>
      <w:r>
        <w:t>ártana</w:t>
      </w:r>
      <w:proofErr w:type="spellEnd"/>
      <w:r>
        <w:t xml:space="preserve"> </w:t>
      </w:r>
      <w:proofErr w:type="spellStart"/>
      <w:r>
        <w:t>leírni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ha </w:t>
      </w:r>
      <w:proofErr w:type="spellStart"/>
      <w:r>
        <w:t>hibás</w:t>
      </w:r>
      <w:proofErr w:type="spellEnd"/>
      <w:r>
        <w:t xml:space="preserve">/invalid </w:t>
      </w:r>
      <w:proofErr w:type="spellStart"/>
      <w:r>
        <w:t>adatot</w:t>
      </w:r>
      <w:proofErr w:type="spellEnd"/>
      <w:r>
        <w:t xml:space="preserve"> </w:t>
      </w:r>
      <w:proofErr w:type="spellStart"/>
      <w:r>
        <w:t>küldönk</w:t>
      </w:r>
      <w:proofErr w:type="spellEnd"/>
      <w:r>
        <w:t xml:space="preserve">, </w:t>
      </w:r>
      <w:proofErr w:type="spellStart"/>
      <w:r>
        <w:t>akkor</w:t>
      </w:r>
      <w:proofErr w:type="spellEnd"/>
      <w:r>
        <w:t xml:space="preserve"> mi a </w:t>
      </w:r>
      <w:proofErr w:type="spellStart"/>
      <w:r>
        <w:t>teendő</w:t>
      </w:r>
      <w:proofErr w:type="spellEnd"/>
      <w:r>
        <w:t xml:space="preserve">. </w:t>
      </w:r>
      <w:proofErr w:type="spellStart"/>
      <w:r>
        <w:t>Fontos</w:t>
      </w:r>
      <w:proofErr w:type="spellEnd"/>
      <w:r>
        <w:t xml:space="preserve"> </w:t>
      </w:r>
      <w:proofErr w:type="spellStart"/>
      <w:r>
        <w:t>leírni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serzver</w:t>
      </w:r>
      <w:proofErr w:type="spellEnd"/>
      <w:r>
        <w:t xml:space="preserve"> is </w:t>
      </w:r>
      <w:proofErr w:type="spellStart"/>
      <w:r>
        <w:t>validál</w:t>
      </w:r>
      <w:proofErr w:type="spellEnd"/>
      <w:r>
        <w:t xml:space="preserve">, </w:t>
      </w:r>
      <w:proofErr w:type="spellStart"/>
      <w:r>
        <w:t>nem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a </w:t>
      </w:r>
      <w:proofErr w:type="spellStart"/>
      <w:r>
        <w:t>kliens</w:t>
      </w:r>
      <w:proofErr w:type="spellEnd"/>
    </w:p>
  </w:comment>
  <w:comment w:id="27" w:author="Lajos Cseppentő" w:date="2014-12-03T11:50:00Z" w:initials="LC">
    <w:p w14:paraId="767D880F" w14:textId="5E0D855A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Az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redundáns</w:t>
      </w:r>
      <w:proofErr w:type="spellEnd"/>
      <w:r>
        <w:t xml:space="preserve"> és </w:t>
      </w:r>
      <w:proofErr w:type="spellStart"/>
      <w:r>
        <w:t>semmilyen</w:t>
      </w:r>
      <w:proofErr w:type="spellEnd"/>
      <w:r>
        <w:t xml:space="preserve"> </w:t>
      </w:r>
      <w:proofErr w:type="spellStart"/>
      <w:r>
        <w:t>szövegeket</w:t>
      </w:r>
      <w:proofErr w:type="spellEnd"/>
      <w:r>
        <w:t xml:space="preserve"> </w:t>
      </w:r>
      <w:proofErr w:type="spellStart"/>
      <w:r>
        <w:t>kerüljük</w:t>
      </w:r>
      <w:proofErr w:type="spellEnd"/>
      <w:r>
        <w:t xml:space="preserve"> </w:t>
      </w:r>
      <w:proofErr w:type="spellStart"/>
      <w:r>
        <w:t>inkább</w:t>
      </w:r>
      <w:proofErr w:type="spellEnd"/>
    </w:p>
  </w:comment>
  <w:comment w:id="29" w:author="Lajos Cseppentő" w:date="2014-12-03T11:52:00Z" w:initials="LC">
    <w:p w14:paraId="458E4830" w14:textId="4864B90C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proofErr w:type="gramStart"/>
      <w:r>
        <w:t>pontatlan</w:t>
      </w:r>
      <w:proofErr w:type="spellEnd"/>
      <w:proofErr w:type="gramEnd"/>
    </w:p>
  </w:comment>
  <w:comment w:id="31" w:author="Lajos Cseppentő" w:date="2014-12-03T11:52:00Z" w:initials="LC">
    <w:p w14:paraId="5B1BD0DB" w14:textId="13A94622" w:rsidR="00F62308" w:rsidRDefault="00F62308">
      <w:pPr>
        <w:pStyle w:val="CommentText"/>
      </w:pPr>
      <w:r>
        <w:rPr>
          <w:rStyle w:val="CommentReference"/>
        </w:rPr>
        <w:annotationRef/>
      </w:r>
      <w:proofErr w:type="gramStart"/>
      <w:r>
        <w:t>a</w:t>
      </w:r>
      <w:proofErr w:type="gramEnd"/>
      <w:r>
        <w:t xml:space="preserve"> </w:t>
      </w:r>
      <w:proofErr w:type="spellStart"/>
      <w:r>
        <w:t>ciki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a </w:t>
      </w:r>
      <w:proofErr w:type="spellStart"/>
      <w:r>
        <w:t>mockup</w:t>
      </w:r>
      <w:proofErr w:type="spellEnd"/>
      <w:r>
        <w:t xml:space="preserve"> a spec-</w:t>
      </w:r>
      <w:proofErr w:type="spellStart"/>
      <w:r>
        <w:t>hez</w:t>
      </w:r>
      <w:proofErr w:type="spellEnd"/>
      <w:r>
        <w:t xml:space="preserve"> </w:t>
      </w:r>
      <w:proofErr w:type="spellStart"/>
      <w:r>
        <w:t>szokott</w:t>
      </w:r>
      <w:proofErr w:type="spellEnd"/>
      <w:r>
        <w:t xml:space="preserve"> </w:t>
      </w:r>
      <w:proofErr w:type="spellStart"/>
      <w:r>
        <w:t>tartozni</w:t>
      </w:r>
      <w:proofErr w:type="spellEnd"/>
      <w:r>
        <w:t xml:space="preserve">, </w:t>
      </w:r>
      <w:proofErr w:type="spellStart"/>
      <w:r>
        <w:t>emg</w:t>
      </w:r>
      <w:proofErr w:type="spellEnd"/>
      <w:r>
        <w:t xml:space="preserve"> </w:t>
      </w:r>
      <w:proofErr w:type="spellStart"/>
      <w:r>
        <w:t>általában</w:t>
      </w:r>
      <w:proofErr w:type="spellEnd"/>
      <w:r>
        <w:t xml:space="preserve"> </w:t>
      </w:r>
      <w:proofErr w:type="spellStart"/>
      <w:r>
        <w:t>ebből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levezetni</w:t>
      </w:r>
      <w:proofErr w:type="spellEnd"/>
      <w:r>
        <w:t xml:space="preserve"> a </w:t>
      </w:r>
      <w:proofErr w:type="spellStart"/>
      <w:r>
        <w:t>követelményeket</w:t>
      </w:r>
      <w:proofErr w:type="spellEnd"/>
      <w:r>
        <w:t xml:space="preserve">. </w:t>
      </w:r>
      <w:proofErr w:type="spellStart"/>
      <w:r>
        <w:t>Mindegy</w:t>
      </w:r>
      <w:proofErr w:type="spellEnd"/>
      <w:r>
        <w:t xml:space="preserve">, most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jó</w:t>
      </w:r>
      <w:proofErr w:type="spellEnd"/>
      <w:r>
        <w:t xml:space="preserve"> less </w:t>
      </w:r>
      <w:proofErr w:type="spellStart"/>
      <w:r>
        <w:t>itt</w:t>
      </w:r>
      <w:proofErr w:type="spellEnd"/>
      <w:r>
        <w:t xml:space="preserve">, de LE KELL ÍRNI, </w:t>
      </w:r>
      <w:proofErr w:type="spellStart"/>
      <w:r>
        <w:t>hogy</w:t>
      </w:r>
      <w:proofErr w:type="spellEnd"/>
      <w:r>
        <w:t xml:space="preserve"> spec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terveztük</w:t>
      </w:r>
      <w:proofErr w:type="spellEnd"/>
      <w:r>
        <w:t xml:space="preserve"> meg a </w:t>
      </w:r>
      <w:proofErr w:type="spellStart"/>
      <w:r>
        <w:t>felületet</w:t>
      </w:r>
      <w:proofErr w:type="spellEnd"/>
      <w:r>
        <w:t xml:space="preserve">, </w:t>
      </w:r>
      <w:proofErr w:type="spellStart"/>
      <w:r>
        <w:t>tehát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proofErr w:type="gramStart"/>
      <w:r>
        <w:t>akkor</w:t>
      </w:r>
      <w:proofErr w:type="spellEnd"/>
      <w:r>
        <w:t xml:space="preserve"> ,</w:t>
      </w:r>
      <w:proofErr w:type="spellStart"/>
      <w:r>
        <w:t>mikor</w:t>
      </w:r>
      <w:proofErr w:type="spellEnd"/>
      <w:proofErr w:type="gramEnd"/>
      <w:r>
        <w:t xml:space="preserve"> </w:t>
      </w:r>
      <w:proofErr w:type="spellStart"/>
      <w:r>
        <w:t>db</w:t>
      </w:r>
      <w:proofErr w:type="spellEnd"/>
      <w:r>
        <w:t xml:space="preserve"> meg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készen</w:t>
      </w:r>
      <w:proofErr w:type="spellEnd"/>
      <w:r>
        <w:t xml:space="preserve"> volt</w:t>
      </w:r>
    </w:p>
  </w:comment>
  <w:comment w:id="33" w:author="Lajos Cseppentő" w:date="2014-12-03T11:53:00Z" w:initials="LC">
    <w:p w14:paraId="5FF44AE9" w14:textId="7B29C765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Elírás</w:t>
      </w:r>
      <w:proofErr w:type="spellEnd"/>
    </w:p>
  </w:comment>
  <w:comment w:id="34" w:author="Lajos Cseppentő" w:date="2014-12-03T11:53:00Z" w:initials="LC">
    <w:p w14:paraId="0CD36AFA" w14:textId="4AD12D86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Szerkesztés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“Edit”</w:t>
      </w:r>
    </w:p>
  </w:comment>
  <w:comment w:id="35" w:author="Lajos Cseppentő" w:date="2014-12-03T11:53:00Z" w:initials="LC">
    <w:p w14:paraId="55CC4113" w14:textId="6D9952B3" w:rsidR="00F62308" w:rsidRDefault="00F62308">
      <w:pPr>
        <w:pStyle w:val="CommentText"/>
      </w:pPr>
      <w:r>
        <w:rPr>
          <w:rStyle w:val="CommentReference"/>
        </w:rPr>
        <w:annotationRef/>
      </w:r>
      <w:r>
        <w:t>WTF</w:t>
      </w:r>
    </w:p>
  </w:comment>
  <w:comment w:id="39" w:author="Lajos Cseppentő" w:date="2014-12-03T11:53:00Z" w:initials="LC">
    <w:p w14:paraId="2E0697C3" w14:textId="35C10D8C" w:rsidR="00F62308" w:rsidRDefault="00F62308">
      <w:pPr>
        <w:pStyle w:val="CommentText"/>
      </w:pPr>
      <w:r>
        <w:rPr>
          <w:rStyle w:val="CommentReference"/>
        </w:rPr>
        <w:annotationRef/>
      </w:r>
      <w:r>
        <w:t xml:space="preserve">Mia z a POCO? Plain Old CLR </w:t>
      </w:r>
      <w:proofErr w:type="spellStart"/>
      <w:r>
        <w:t>OBject</w:t>
      </w:r>
      <w:proofErr w:type="spellEnd"/>
    </w:p>
  </w:comment>
  <w:comment w:id="40" w:author="Lajos Cseppentő" w:date="2014-12-03T11:54:00Z" w:initials="LC">
    <w:p w14:paraId="4A31792B" w14:textId="5C899F60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Nem</w:t>
      </w:r>
      <w:proofErr w:type="spellEnd"/>
      <w:r>
        <w:t xml:space="preserve"> </w:t>
      </w:r>
      <w:proofErr w:type="spellStart"/>
      <w:r>
        <w:t>ártana</w:t>
      </w:r>
      <w:proofErr w:type="spellEnd"/>
      <w:r>
        <w:t xml:space="preserve"> a </w:t>
      </w:r>
      <w:proofErr w:type="spellStart"/>
      <w:r>
        <w:t>kapcsolatkról</w:t>
      </w:r>
      <w:proofErr w:type="spellEnd"/>
      <w:r>
        <w:t xml:space="preserve"> </w:t>
      </w:r>
      <w:proofErr w:type="spellStart"/>
      <w:r>
        <w:t>beszélni</w:t>
      </w:r>
      <w:proofErr w:type="spellEnd"/>
      <w:r>
        <w:t>!</w:t>
      </w:r>
    </w:p>
  </w:comment>
  <w:comment w:id="42" w:author="Lajos Cseppentő" w:date="2014-12-03T11:54:00Z" w:initials="LC">
    <w:p w14:paraId="26B4008A" w14:textId="3681FB5B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így</w:t>
      </w:r>
      <w:proofErr w:type="spellEnd"/>
      <w:r>
        <w:t xml:space="preserve"> van!</w:t>
      </w:r>
    </w:p>
  </w:comment>
  <w:comment w:id="52" w:author="Lajos Cseppentő" w:date="2014-12-03T11:54:00Z" w:initials="LC">
    <w:p w14:paraId="3394A468" w14:textId="3C76D8F5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Erőforrások</w:t>
      </w:r>
      <w:proofErr w:type="spellEnd"/>
      <w:r>
        <w:t xml:space="preserve"> </w:t>
      </w:r>
      <w:proofErr w:type="spellStart"/>
      <w:r>
        <w:t>fele</w:t>
      </w:r>
      <w:proofErr w:type="spellEnd"/>
      <w:r>
        <w:t xml:space="preserve"> </w:t>
      </w:r>
      <w:proofErr w:type="spellStart"/>
      <w:r>
        <w:t>ment</w:t>
      </w:r>
      <w:proofErr w:type="spellEnd"/>
      <w:r>
        <w:t xml:space="preserve"> el </w:t>
      </w:r>
      <w:proofErr w:type="spellStart"/>
      <w:r>
        <w:t>erre</w:t>
      </w:r>
      <w:proofErr w:type="spellEnd"/>
      <w:r>
        <w:t xml:space="preserve">, </w:t>
      </w:r>
      <w:proofErr w:type="spellStart"/>
      <w:r>
        <w:t>sdzóval</w:t>
      </w:r>
      <w:proofErr w:type="spellEnd"/>
      <w:r>
        <w:t xml:space="preserve"> </w:t>
      </w:r>
      <w:proofErr w:type="spellStart"/>
      <w:r>
        <w:t>hosszabban</w:t>
      </w:r>
      <w:proofErr w:type="spellEnd"/>
      <w:r>
        <w:t xml:space="preserve"> </w:t>
      </w:r>
      <w:proofErr w:type="spellStart"/>
      <w:r>
        <w:t>kellelne</w:t>
      </w:r>
      <w:proofErr w:type="spellEnd"/>
      <w:r>
        <w:t xml:space="preserve"> (NE a </w:t>
      </w:r>
      <w:proofErr w:type="spellStart"/>
      <w:r>
        <w:t>teszteseteket</w:t>
      </w:r>
      <w:proofErr w:type="spellEnd"/>
      <w:r>
        <w:t xml:space="preserve"> </w:t>
      </w:r>
      <w:proofErr w:type="spellStart"/>
      <w:r>
        <w:t>írd</w:t>
      </w:r>
      <w:proofErr w:type="spellEnd"/>
      <w:r>
        <w:t xml:space="preserve"> le, </w:t>
      </w:r>
      <w:proofErr w:type="spellStart"/>
      <w:r>
        <w:t>hanem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, </w:t>
      </w:r>
      <w:proofErr w:type="spellStart"/>
      <w:r>
        <w:t>hogyan</w:t>
      </w:r>
      <w:proofErr w:type="spellEnd"/>
      <w:r>
        <w:t xml:space="preserve">, </w:t>
      </w:r>
      <w:proofErr w:type="spellStart"/>
      <w:r>
        <w:t>milyen</w:t>
      </w:r>
      <w:proofErr w:type="spellEnd"/>
      <w:r>
        <w:t xml:space="preserve"> </w:t>
      </w:r>
      <w:proofErr w:type="spellStart"/>
      <w:r>
        <w:t>szinten</w:t>
      </w:r>
      <w:proofErr w:type="spellEnd"/>
      <w:r>
        <w:t xml:space="preserve"> </w:t>
      </w:r>
      <w:proofErr w:type="spellStart"/>
      <w:r>
        <w:t>teszteltünk</w:t>
      </w:r>
      <w:proofErr w:type="spellEnd"/>
      <w:r>
        <w:t>!)</w:t>
      </w:r>
    </w:p>
  </w:comment>
  <w:comment w:id="54" w:author="Lajos Cseppentő" w:date="2014-12-03T11:55:00Z" w:initials="LC">
    <w:p w14:paraId="366DF224" w14:textId="1A91A199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Itt</w:t>
      </w:r>
      <w:proofErr w:type="spellEnd"/>
      <w:r>
        <w:t xml:space="preserve"> </w:t>
      </w:r>
      <w:proofErr w:type="spellStart"/>
      <w:r>
        <w:t>már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kattinthatók</w:t>
      </w:r>
      <w:proofErr w:type="spellEnd"/>
      <w:r>
        <w:t xml:space="preserve"> a </w:t>
      </w:r>
      <w:proofErr w:type="spellStart"/>
      <w:r>
        <w:t>hivatkozások</w:t>
      </w:r>
      <w:proofErr w:type="spellEnd"/>
    </w:p>
  </w:comment>
  <w:comment w:id="55" w:author="Lajos Cseppentő" w:date="2014-12-03T11:56:00Z" w:initials="LC">
    <w:p w14:paraId="407E2021" w14:textId="37831DA2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Ezt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</w:t>
      </w:r>
      <w:proofErr w:type="spellStart"/>
      <w:r>
        <w:t>lehetne</w:t>
      </w:r>
      <w:proofErr w:type="spellEnd"/>
      <w:r>
        <w:t xml:space="preserve"> </w:t>
      </w:r>
      <w:proofErr w:type="spellStart"/>
      <w:r>
        <w:t>fejteni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milyen</w:t>
      </w:r>
      <w:proofErr w:type="spellEnd"/>
      <w:r>
        <w:t xml:space="preserve"> tool, </w:t>
      </w:r>
      <w:proofErr w:type="spellStart"/>
      <w:r>
        <w:t>mihez</w:t>
      </w:r>
      <w:proofErr w:type="spellEnd"/>
      <w:r>
        <w:t xml:space="preserve"> </w:t>
      </w:r>
      <w:proofErr w:type="spellStart"/>
      <w:r>
        <w:t>használtuk</w:t>
      </w:r>
      <w:proofErr w:type="spellEnd"/>
      <w:r>
        <w:t xml:space="preserve"> és mire </w:t>
      </w:r>
      <w:proofErr w:type="spellStart"/>
      <w:r>
        <w:t>való</w:t>
      </w:r>
      <w:proofErr w:type="spellEnd"/>
    </w:p>
  </w:comment>
  <w:comment w:id="56" w:author="Lajos Cseppentő" w:date="2014-12-03T11:56:00Z" w:initials="LC">
    <w:p w14:paraId="250765FA" w14:textId="27DFE1E4" w:rsidR="00F62308" w:rsidRDefault="00F62308">
      <w:pPr>
        <w:pStyle w:val="CommentText"/>
      </w:pPr>
      <w:r>
        <w:rPr>
          <w:rStyle w:val="CommentReference"/>
        </w:rPr>
        <w:annotationRef/>
      </w:r>
    </w:p>
  </w:comment>
  <w:comment w:id="58" w:author="Lajos Cseppentő" w:date="2014-12-03T11:56:00Z" w:initials="LC">
    <w:p w14:paraId="3C14A9FE" w14:textId="3E9F4C8C" w:rsidR="00F62308" w:rsidRDefault="00F62308">
      <w:pPr>
        <w:pStyle w:val="CommentText"/>
      </w:pPr>
      <w:r>
        <w:rPr>
          <w:rStyle w:val="CommentReference"/>
        </w:rPr>
        <w:annotationRef/>
      </w:r>
      <w:proofErr w:type="spellStart"/>
      <w:r>
        <w:t>Ez</w:t>
      </w:r>
      <w:proofErr w:type="spellEnd"/>
      <w:r>
        <w:t xml:space="preserve"> kb 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legyen</w:t>
      </w:r>
      <w:proofErr w:type="spellEnd"/>
    </w:p>
  </w:comment>
  <w:comment w:id="60" w:author="Lajos Cseppentő" w:date="2014-12-03T11:56:00Z" w:initials="LC">
    <w:p w14:paraId="00487F63" w14:textId="4E000132" w:rsidR="00F62308" w:rsidRDefault="00F62308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t>TODO</w:t>
      </w:r>
    </w:p>
  </w:comment>
  <w:comment w:id="63" w:author="Lajos Cseppentő" w:date="2014-12-03T11:56:00Z" w:initials="LC">
    <w:p w14:paraId="2B9BFAEA" w14:textId="4FE5B0C2" w:rsidR="002928D5" w:rsidRDefault="002928D5">
      <w:pPr>
        <w:pStyle w:val="CommentText"/>
      </w:pPr>
      <w:r>
        <w:rPr>
          <w:rStyle w:val="CommentReference"/>
        </w:rPr>
        <w:annotationRef/>
      </w:r>
      <w:proofErr w:type="spellStart"/>
      <w:r>
        <w:rPr>
          <w:rStyle w:val="CommentReference"/>
        </w:rPr>
        <w:t>TÖreketjünk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arra</w:t>
      </w:r>
      <w:proofErr w:type="spellEnd"/>
      <w:r>
        <w:rPr>
          <w:rStyle w:val="CommentReference"/>
        </w:rPr>
        <w:t xml:space="preserve">, </w:t>
      </w:r>
      <w:proofErr w:type="spellStart"/>
      <w:r>
        <w:rPr>
          <w:rStyle w:val="CommentReference"/>
        </w:rPr>
        <w:t>hogy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itt</w:t>
      </w:r>
      <w:proofErr w:type="spellEnd"/>
      <w:r>
        <w:rPr>
          <w:rStyle w:val="CommentReference"/>
        </w:rPr>
        <w:t xml:space="preserve"> 8-12 </w:t>
      </w:r>
      <w:proofErr w:type="spellStart"/>
      <w:r>
        <w:rPr>
          <w:rStyle w:val="CommentReference"/>
        </w:rPr>
        <w:t>dolog</w:t>
      </w:r>
      <w:proofErr w:type="spellEnd"/>
      <w:r>
        <w:rPr>
          <w:rStyle w:val="CommentReference"/>
        </w:rPr>
        <w:t xml:space="preserve"> </w:t>
      </w:r>
      <w:proofErr w:type="spellStart"/>
      <w:r>
        <w:rPr>
          <w:rStyle w:val="CommentReference"/>
        </w:rPr>
        <w:t>legyen</w:t>
      </w:r>
      <w:proofErr w:type="spellEnd"/>
    </w:p>
  </w:comment>
  <w:comment w:id="65" w:author="Lajos Cseppentő" w:date="2014-12-03T11:57:00Z" w:initials="LC">
    <w:p w14:paraId="4BF9CA98" w14:textId="6B47455C" w:rsidR="00AE773E" w:rsidRDefault="00AE773E">
      <w:pPr>
        <w:pStyle w:val="CommentText"/>
      </w:pPr>
      <w:r>
        <w:rPr>
          <w:rStyle w:val="CommentReference"/>
        </w:rPr>
        <w:annotationRef/>
      </w:r>
      <w:proofErr w:type="spellStart"/>
      <w:r>
        <w:t>Ennyi</w:t>
      </w:r>
      <w:proofErr w:type="spellEnd"/>
      <w:r>
        <w:t xml:space="preserve"> </w:t>
      </w:r>
      <w:proofErr w:type="spellStart"/>
      <w:r>
        <w:t>erővel</w:t>
      </w:r>
      <w:proofErr w:type="spellEnd"/>
      <w:r>
        <w:t xml:space="preserve"> 45 tutorial </w:t>
      </w:r>
      <w:proofErr w:type="spellStart"/>
      <w:r>
        <w:t>amit</w:t>
      </w:r>
      <w:proofErr w:type="spellEnd"/>
      <w:r>
        <w:t xml:space="preserve"> </w:t>
      </w:r>
      <w:proofErr w:type="spellStart"/>
      <w:r>
        <w:t>néztem</w:t>
      </w:r>
      <w:proofErr w:type="spellEnd"/>
      <w:r>
        <w:t xml:space="preserve"> </w:t>
      </w:r>
      <w:proofErr w:type="spellStart"/>
      <w:proofErr w:type="gramStart"/>
      <w:r>
        <w:t>belinkelhető</w:t>
      </w:r>
      <w:proofErr w:type="spellEnd"/>
      <w:r>
        <w:t xml:space="preserve"> :D</w:t>
      </w:r>
      <w:proofErr w:type="gramEnd"/>
      <w:r>
        <w:t xml:space="preserve"> </w:t>
      </w:r>
      <w:proofErr w:type="spellStart"/>
      <w:r>
        <w:t>valami</w:t>
      </w:r>
      <w:proofErr w:type="spellEnd"/>
      <w:r>
        <w:t xml:space="preserve"> </w:t>
      </w:r>
      <w:proofErr w:type="spellStart"/>
      <w:r>
        <w:t>fontossabbak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azért</w:t>
      </w:r>
      <w:proofErr w:type="spellEnd"/>
      <w:r>
        <w:t xml:space="preserve"> </w:t>
      </w:r>
      <w:proofErr w:type="spellStart"/>
      <w:r>
        <w:t>kellenek</w:t>
      </w:r>
      <w:proofErr w:type="spellEnd"/>
      <w:r>
        <w:t xml:space="preserve">, MSDN </w:t>
      </w:r>
      <w:proofErr w:type="spellStart"/>
      <w:r>
        <w:t>linkek</w:t>
      </w:r>
      <w:proofErr w:type="spellEnd"/>
      <w:r>
        <w:t xml:space="preserve"> </w:t>
      </w:r>
      <w:proofErr w:type="spellStart"/>
      <w:r>
        <w:t>főleg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FD69C66" w15:done="0"/>
  <w15:commentEx w15:paraId="247DD54B" w15:done="0"/>
  <w15:commentEx w15:paraId="0D9E0FE5" w15:done="0"/>
  <w15:commentEx w15:paraId="6A3EBB19" w15:done="0"/>
  <w15:commentEx w15:paraId="237DF2EF" w15:done="0"/>
  <w15:commentEx w15:paraId="25B46333" w15:done="0"/>
  <w15:commentEx w15:paraId="54FA7791" w15:done="0"/>
  <w15:commentEx w15:paraId="412C214A" w15:done="0"/>
  <w15:commentEx w15:paraId="1E6691B3" w15:done="0"/>
  <w15:commentEx w15:paraId="11F204CF" w15:done="0"/>
  <w15:commentEx w15:paraId="5B02E8CA" w15:done="0"/>
  <w15:commentEx w15:paraId="7C2F0526" w15:done="0"/>
  <w15:commentEx w15:paraId="47C1B0C0" w15:done="0"/>
  <w15:commentEx w15:paraId="3781A069" w15:done="0"/>
  <w15:commentEx w15:paraId="1F6E1238" w15:done="0"/>
  <w15:commentEx w15:paraId="767D880F" w15:done="0"/>
  <w15:commentEx w15:paraId="458E4830" w15:done="0"/>
  <w15:commentEx w15:paraId="5B1BD0DB" w15:done="0"/>
  <w15:commentEx w15:paraId="5FF44AE9" w15:done="0"/>
  <w15:commentEx w15:paraId="0CD36AFA" w15:done="0"/>
  <w15:commentEx w15:paraId="55CC4113" w15:done="0"/>
  <w15:commentEx w15:paraId="2E0697C3" w15:done="0"/>
  <w15:commentEx w15:paraId="4A31792B" w15:done="0"/>
  <w15:commentEx w15:paraId="26B4008A" w15:done="0"/>
  <w15:commentEx w15:paraId="3394A468" w15:done="0"/>
  <w15:commentEx w15:paraId="366DF224" w15:done="0"/>
  <w15:commentEx w15:paraId="407E2021" w15:done="0"/>
  <w15:commentEx w15:paraId="250765FA" w15:done="0"/>
  <w15:commentEx w15:paraId="3C14A9FE" w15:done="0"/>
  <w15:commentEx w15:paraId="00487F63" w15:done="0"/>
  <w15:commentEx w15:paraId="2B9BFAEA" w15:done="0"/>
  <w15:commentEx w15:paraId="4BF9CA9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B60F7"/>
    <w:multiLevelType w:val="hybridMultilevel"/>
    <w:tmpl w:val="57CED1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25143"/>
    <w:multiLevelType w:val="hybridMultilevel"/>
    <w:tmpl w:val="59F808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D8374D"/>
    <w:multiLevelType w:val="hybridMultilevel"/>
    <w:tmpl w:val="9BD6CA6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0F286E"/>
    <w:multiLevelType w:val="hybridMultilevel"/>
    <w:tmpl w:val="9A8EC82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4F6BC2"/>
    <w:multiLevelType w:val="hybridMultilevel"/>
    <w:tmpl w:val="8DB280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E95487"/>
    <w:multiLevelType w:val="hybridMultilevel"/>
    <w:tmpl w:val="02ACC3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5C2983"/>
    <w:multiLevelType w:val="hybridMultilevel"/>
    <w:tmpl w:val="965A87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91180C"/>
    <w:multiLevelType w:val="hybridMultilevel"/>
    <w:tmpl w:val="5824AF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B27E9F"/>
    <w:multiLevelType w:val="hybridMultilevel"/>
    <w:tmpl w:val="D37A6B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BA02F48"/>
    <w:multiLevelType w:val="hybridMultilevel"/>
    <w:tmpl w:val="1A6052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92093A"/>
    <w:multiLevelType w:val="hybridMultilevel"/>
    <w:tmpl w:val="8BEEC0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8E4B71"/>
    <w:multiLevelType w:val="hybridMultilevel"/>
    <w:tmpl w:val="037893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A1210"/>
    <w:multiLevelType w:val="hybridMultilevel"/>
    <w:tmpl w:val="328CA3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EA7C73"/>
    <w:multiLevelType w:val="hybridMultilevel"/>
    <w:tmpl w:val="25209E5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F17DA1"/>
    <w:multiLevelType w:val="hybridMultilevel"/>
    <w:tmpl w:val="BDE230F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C265E98"/>
    <w:multiLevelType w:val="hybridMultilevel"/>
    <w:tmpl w:val="889A04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FE5C9A"/>
    <w:multiLevelType w:val="hybridMultilevel"/>
    <w:tmpl w:val="7226AA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16"/>
  </w:num>
  <w:num w:numId="6">
    <w:abstractNumId w:val="14"/>
  </w:num>
  <w:num w:numId="7">
    <w:abstractNumId w:val="7"/>
  </w:num>
  <w:num w:numId="8">
    <w:abstractNumId w:val="13"/>
  </w:num>
  <w:num w:numId="9">
    <w:abstractNumId w:val="15"/>
  </w:num>
  <w:num w:numId="10">
    <w:abstractNumId w:val="2"/>
  </w:num>
  <w:num w:numId="11">
    <w:abstractNumId w:val="0"/>
  </w:num>
  <w:num w:numId="12">
    <w:abstractNumId w:val="1"/>
  </w:num>
  <w:num w:numId="13">
    <w:abstractNumId w:val="9"/>
  </w:num>
  <w:num w:numId="14">
    <w:abstractNumId w:val="10"/>
  </w:num>
  <w:num w:numId="15">
    <w:abstractNumId w:val="5"/>
  </w:num>
  <w:num w:numId="16">
    <w:abstractNumId w:val="3"/>
  </w:num>
  <w:num w:numId="17">
    <w:abstractNumId w:val="1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jos Cseppentő">
    <w15:presenceInfo w15:providerId="Windows Live" w15:userId="d8e8b992fe1199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trackRevision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1B6"/>
    <w:rsid w:val="00004CBE"/>
    <w:rsid w:val="000162EE"/>
    <w:rsid w:val="00054C91"/>
    <w:rsid w:val="00074D3A"/>
    <w:rsid w:val="00087365"/>
    <w:rsid w:val="00092366"/>
    <w:rsid w:val="000A19E1"/>
    <w:rsid w:val="000B21AD"/>
    <w:rsid w:val="000B4D04"/>
    <w:rsid w:val="0011629C"/>
    <w:rsid w:val="00126627"/>
    <w:rsid w:val="00130B89"/>
    <w:rsid w:val="0013706D"/>
    <w:rsid w:val="00137CBB"/>
    <w:rsid w:val="00143076"/>
    <w:rsid w:val="00156A95"/>
    <w:rsid w:val="001777B8"/>
    <w:rsid w:val="001879B9"/>
    <w:rsid w:val="001B1AF6"/>
    <w:rsid w:val="001C5047"/>
    <w:rsid w:val="001C622F"/>
    <w:rsid w:val="001C7145"/>
    <w:rsid w:val="001D3F7E"/>
    <w:rsid w:val="002130CA"/>
    <w:rsid w:val="002358B2"/>
    <w:rsid w:val="00247BD6"/>
    <w:rsid w:val="002537EC"/>
    <w:rsid w:val="00287712"/>
    <w:rsid w:val="002928D5"/>
    <w:rsid w:val="002B1072"/>
    <w:rsid w:val="002C45F8"/>
    <w:rsid w:val="002D45FB"/>
    <w:rsid w:val="002E67FD"/>
    <w:rsid w:val="00300CCE"/>
    <w:rsid w:val="00311762"/>
    <w:rsid w:val="00326A1B"/>
    <w:rsid w:val="003401F8"/>
    <w:rsid w:val="00343560"/>
    <w:rsid w:val="003450E5"/>
    <w:rsid w:val="00363562"/>
    <w:rsid w:val="003734F9"/>
    <w:rsid w:val="00374137"/>
    <w:rsid w:val="00386A97"/>
    <w:rsid w:val="00396103"/>
    <w:rsid w:val="003B646A"/>
    <w:rsid w:val="003E174F"/>
    <w:rsid w:val="0040586C"/>
    <w:rsid w:val="004247F0"/>
    <w:rsid w:val="00424D33"/>
    <w:rsid w:val="00430CE5"/>
    <w:rsid w:val="004415B1"/>
    <w:rsid w:val="0045702E"/>
    <w:rsid w:val="004621B6"/>
    <w:rsid w:val="0047195E"/>
    <w:rsid w:val="00472FB9"/>
    <w:rsid w:val="00474473"/>
    <w:rsid w:val="0049144E"/>
    <w:rsid w:val="004E15F7"/>
    <w:rsid w:val="004F1276"/>
    <w:rsid w:val="004F1BFC"/>
    <w:rsid w:val="0050042A"/>
    <w:rsid w:val="00501B8F"/>
    <w:rsid w:val="00541DC4"/>
    <w:rsid w:val="00570EE7"/>
    <w:rsid w:val="00574A81"/>
    <w:rsid w:val="00580F42"/>
    <w:rsid w:val="00585C36"/>
    <w:rsid w:val="005931BB"/>
    <w:rsid w:val="00594C5A"/>
    <w:rsid w:val="005C0201"/>
    <w:rsid w:val="005F16D7"/>
    <w:rsid w:val="00637FC2"/>
    <w:rsid w:val="00641ACE"/>
    <w:rsid w:val="006A046F"/>
    <w:rsid w:val="006A7E41"/>
    <w:rsid w:val="006E4457"/>
    <w:rsid w:val="006F398C"/>
    <w:rsid w:val="006F64C3"/>
    <w:rsid w:val="0070576B"/>
    <w:rsid w:val="0073396A"/>
    <w:rsid w:val="00737358"/>
    <w:rsid w:val="00743518"/>
    <w:rsid w:val="0074664E"/>
    <w:rsid w:val="00775350"/>
    <w:rsid w:val="007953C2"/>
    <w:rsid w:val="007B331B"/>
    <w:rsid w:val="007C1A30"/>
    <w:rsid w:val="007C34B8"/>
    <w:rsid w:val="007D2127"/>
    <w:rsid w:val="0080244A"/>
    <w:rsid w:val="00802F11"/>
    <w:rsid w:val="00811A8A"/>
    <w:rsid w:val="008342E1"/>
    <w:rsid w:val="00842D37"/>
    <w:rsid w:val="00861026"/>
    <w:rsid w:val="0086302F"/>
    <w:rsid w:val="00870913"/>
    <w:rsid w:val="00873517"/>
    <w:rsid w:val="00886AEA"/>
    <w:rsid w:val="008A4154"/>
    <w:rsid w:val="008E0674"/>
    <w:rsid w:val="008F0D8C"/>
    <w:rsid w:val="009175DE"/>
    <w:rsid w:val="00926434"/>
    <w:rsid w:val="00936792"/>
    <w:rsid w:val="00942012"/>
    <w:rsid w:val="0098193D"/>
    <w:rsid w:val="00986503"/>
    <w:rsid w:val="00991670"/>
    <w:rsid w:val="009B3F41"/>
    <w:rsid w:val="009B5853"/>
    <w:rsid w:val="009F6D7C"/>
    <w:rsid w:val="00A01D45"/>
    <w:rsid w:val="00A1036D"/>
    <w:rsid w:val="00A11DAF"/>
    <w:rsid w:val="00A15EA2"/>
    <w:rsid w:val="00A30DEB"/>
    <w:rsid w:val="00A359E4"/>
    <w:rsid w:val="00A37B0A"/>
    <w:rsid w:val="00A55979"/>
    <w:rsid w:val="00A60062"/>
    <w:rsid w:val="00A62147"/>
    <w:rsid w:val="00A6384B"/>
    <w:rsid w:val="00A67CD0"/>
    <w:rsid w:val="00A706C9"/>
    <w:rsid w:val="00A73446"/>
    <w:rsid w:val="00A754C3"/>
    <w:rsid w:val="00A8418B"/>
    <w:rsid w:val="00AC7050"/>
    <w:rsid w:val="00AD071B"/>
    <w:rsid w:val="00AD37DE"/>
    <w:rsid w:val="00AE6A2A"/>
    <w:rsid w:val="00AE773E"/>
    <w:rsid w:val="00AF1752"/>
    <w:rsid w:val="00B315D9"/>
    <w:rsid w:val="00B335AD"/>
    <w:rsid w:val="00B418E6"/>
    <w:rsid w:val="00B5686F"/>
    <w:rsid w:val="00B63228"/>
    <w:rsid w:val="00B66008"/>
    <w:rsid w:val="00B83022"/>
    <w:rsid w:val="00BB016C"/>
    <w:rsid w:val="00BD6768"/>
    <w:rsid w:val="00C146CF"/>
    <w:rsid w:val="00C27B18"/>
    <w:rsid w:val="00C31073"/>
    <w:rsid w:val="00C55FC4"/>
    <w:rsid w:val="00C6337D"/>
    <w:rsid w:val="00C815E1"/>
    <w:rsid w:val="00C96555"/>
    <w:rsid w:val="00CA057A"/>
    <w:rsid w:val="00CB1FFD"/>
    <w:rsid w:val="00CD1A8A"/>
    <w:rsid w:val="00CF2F89"/>
    <w:rsid w:val="00D07182"/>
    <w:rsid w:val="00D141C7"/>
    <w:rsid w:val="00D42077"/>
    <w:rsid w:val="00D52C59"/>
    <w:rsid w:val="00D60178"/>
    <w:rsid w:val="00D6034E"/>
    <w:rsid w:val="00D71DC1"/>
    <w:rsid w:val="00D75A26"/>
    <w:rsid w:val="00D87AF9"/>
    <w:rsid w:val="00D94E0F"/>
    <w:rsid w:val="00DA2373"/>
    <w:rsid w:val="00DC0F06"/>
    <w:rsid w:val="00DC36B7"/>
    <w:rsid w:val="00DD29E1"/>
    <w:rsid w:val="00DD60EC"/>
    <w:rsid w:val="00E2177C"/>
    <w:rsid w:val="00E26233"/>
    <w:rsid w:val="00E308A3"/>
    <w:rsid w:val="00E35F25"/>
    <w:rsid w:val="00E5439D"/>
    <w:rsid w:val="00E94EF0"/>
    <w:rsid w:val="00EC1150"/>
    <w:rsid w:val="00F003B2"/>
    <w:rsid w:val="00F62308"/>
    <w:rsid w:val="00F70C81"/>
    <w:rsid w:val="00F81062"/>
    <w:rsid w:val="00F86A6A"/>
    <w:rsid w:val="00F97924"/>
    <w:rsid w:val="00FB32A8"/>
    <w:rsid w:val="00FB5FA4"/>
    <w:rsid w:val="00FE7429"/>
    <w:rsid w:val="00FF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7BE08"/>
  <w15:chartTrackingRefBased/>
  <w15:docId w15:val="{EEF96DB4-C3D5-4F8E-9EBE-0B7AA1EC3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1DC4"/>
    <w:pPr>
      <w:spacing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35F25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F25"/>
    <w:pPr>
      <w:keepNext/>
      <w:keepLines/>
      <w:spacing w:before="120" w:after="4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F25"/>
    <w:pPr>
      <w:keepNext/>
      <w:keepLines/>
      <w:spacing w:before="120" w:after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19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21B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21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621B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4621B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5F25"/>
    <w:rPr>
      <w:rFonts w:asciiTheme="majorHAnsi" w:eastAsiaTheme="majorEastAsia" w:hAnsiTheme="majorHAnsi" w:cstheme="majorBidi"/>
      <w:color w:val="2E74B5" w:themeColor="accent1" w:themeShade="BF"/>
      <w:sz w:val="30"/>
      <w:szCs w:val="26"/>
      <w:lang w:val="hu-HU"/>
    </w:rPr>
  </w:style>
  <w:style w:type="paragraph" w:styleId="ListParagraph">
    <w:name w:val="List Paragraph"/>
    <w:basedOn w:val="Normal"/>
    <w:uiPriority w:val="34"/>
    <w:qFormat/>
    <w:rsid w:val="00A60062"/>
    <w:pPr>
      <w:ind w:left="720"/>
      <w:contextualSpacing/>
      <w:jc w:val="left"/>
    </w:pPr>
    <w:rPr>
      <w:lang w:val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27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276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735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141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141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141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41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41C7"/>
    <w:rPr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A1036D"/>
    <w:pPr>
      <w:jc w:val="left"/>
      <w:outlineLvl w:val="9"/>
    </w:pPr>
    <w:rPr>
      <w:lang w:val="hu-HU"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A103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036D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35F25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195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">
    <w:name w:val="Grid Table 1 Light"/>
    <w:basedOn w:val="TableNormal"/>
    <w:uiPriority w:val="46"/>
    <w:rsid w:val="00A6384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991670"/>
    <w:pPr>
      <w:spacing w:after="200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D6017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rozatjunkie.hu/tag/jaw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azure.microsoft.com/hu-h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tech.pro/tutorial/1285/building-rest-api-with-mvc-4-web-api-part-1/" TargetMode="Externa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://www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file:///D:\Egytem\szar\hf\docs\df.doc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D:\Egytem\szar\hf\docs\dg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azure.microsoft.com/en-us/documentation/articles/storage-dotnet-how-to-use-" TargetMode="External"/><Relationship Id="rId30" Type="http://schemas.openxmlformats.org/officeDocument/2006/relationships/hyperlink" Target="https://chrome.google.com/webstore/detail/advanced-rest-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8673E-3AD9-47DD-9E54-6DDA90033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24</Pages>
  <Words>3922</Words>
  <Characters>22358</Characters>
  <Application>Microsoft Office Word</Application>
  <DocSecurity>0</DocSecurity>
  <Lines>186</Lines>
  <Paragraphs>52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Lajos Cseppentő</dc:creator>
  <cp:keywords/>
  <dc:description/>
  <cp:lastModifiedBy>Lajos Cseppentő</cp:lastModifiedBy>
  <cp:revision>157</cp:revision>
  <cp:lastPrinted>2014-11-30T22:44:00Z</cp:lastPrinted>
  <dcterms:created xsi:type="dcterms:W3CDTF">2014-10-01T19:40:00Z</dcterms:created>
  <dcterms:modified xsi:type="dcterms:W3CDTF">2014-12-03T10:57:00Z</dcterms:modified>
</cp:coreProperties>
</file>